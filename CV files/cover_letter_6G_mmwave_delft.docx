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5.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_rels/document.xml.rels" ContentType="application/vnd.openxmlformats-package.relationships+xml"/>
  <Override PartName="/word/comments.xml" ContentType="application/vnd.openxmlformats-officedocument.wordprocessingml.comments+xml"/>
  <Override PartName="/word/fontTable.xml" ContentType="application/vnd.openxmlformats-officedocument.wordprocessingml.fontTable+xml"/>
  <Override PartName="/word/commentsExtended.xml" ContentType="application/vnd.openxmlformats-officedocument.wordprocessingml.commentsExtended+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4.xml" ContentType="application/vnd.openxmlformats-officedocument.wordprocessingml.footer+xml"/>
  <Override PartName="/word/footer1.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before="233" w:after="0"/>
        <w:jc w:val="left"/>
        <w:rPr/>
      </w:pPr>
      <w:r>
        <w:rPr/>
        <w:t>Dear</w:t>
      </w:r>
      <w:r>
        <w:rPr>
          <w:spacing w:val="-4"/>
        </w:rPr>
        <w:t xml:space="preserve"> </w:t>
      </w:r>
      <w:r>
        <w:rPr/>
        <w:t>Dr</w:t>
      </w:r>
      <w:r>
        <w:rPr>
          <w:spacing w:val="-4"/>
        </w:rPr>
        <w:t xml:space="preserve"> </w:t>
      </w:r>
      <w:r>
        <w:rPr/>
        <w:t>A.</w:t>
      </w:r>
      <w:r>
        <w:rPr>
          <w:spacing w:val="-3"/>
        </w:rPr>
        <w:t xml:space="preserve"> </w:t>
      </w:r>
      <w:r>
        <w:rPr>
          <w:spacing w:val="-2"/>
        </w:rPr>
        <w:t>Asadi,</w:t>
      </w:r>
    </w:p>
    <w:p>
      <w:pPr>
        <w:pStyle w:val="BodyText"/>
        <w:spacing w:lineRule="auto" w:line="288" w:before="169" w:after="0"/>
        <w:ind w:left="115" w:right="66"/>
        <w:jc w:val="left"/>
        <w:rPr/>
      </w:pPr>
      <w:r>
        <w:rPr/>
        <w:t>I am writing to you to apply for the PhD position in Robust Machine Learning for 6G mmWave. I am</w:t>
      </w:r>
      <w:r>
        <w:rPr>
          <w:spacing w:val="-9"/>
        </w:rPr>
        <w:t xml:space="preserve"> </w:t>
      </w:r>
      <w:r>
        <w:rPr/>
        <w:t>a</w:t>
      </w:r>
      <w:r>
        <w:rPr>
          <w:spacing w:val="-9"/>
        </w:rPr>
        <w:t xml:space="preserve"> </w:t>
      </w:r>
      <w:r>
        <w:rPr/>
        <w:t>5G</w:t>
      </w:r>
      <w:r>
        <w:rPr>
          <w:spacing w:val="-9"/>
        </w:rPr>
        <w:t xml:space="preserve"> </w:t>
      </w:r>
      <w:r>
        <w:rPr/>
        <w:t>engineer</w:t>
      </w:r>
      <w:r>
        <w:rPr>
          <w:spacing w:val="-9"/>
        </w:rPr>
        <w:t xml:space="preserve"> </w:t>
      </w:r>
      <w:r>
        <w:rPr/>
        <w:t>working</w:t>
      </w:r>
      <w:r>
        <w:rPr>
          <w:spacing w:val="-9"/>
        </w:rPr>
        <w:t xml:space="preserve"> </w:t>
      </w:r>
      <w:r>
        <w:rPr/>
        <w:t>at</w:t>
      </w:r>
      <w:r>
        <w:rPr>
          <w:spacing w:val="-9"/>
        </w:rPr>
        <w:t xml:space="preserve"> </w:t>
      </w:r>
      <w:r>
        <w:rPr/>
        <w:t>Accelercomm</w:t>
      </w:r>
      <w:r>
        <w:rPr>
          <w:spacing w:val="-9"/>
        </w:rPr>
        <w:t xml:space="preserve"> </w:t>
      </w:r>
      <w:r>
        <w:rPr/>
        <w:t>on</w:t>
      </w:r>
      <w:r>
        <w:rPr>
          <w:spacing w:val="-9"/>
        </w:rPr>
        <w:t xml:space="preserve"> </w:t>
      </w:r>
      <w:r>
        <w:rPr/>
        <w:t>the</w:t>
      </w:r>
      <w:r>
        <w:rPr>
          <w:spacing w:val="-9"/>
        </w:rPr>
        <w:t xml:space="preserve"> </w:t>
      </w:r>
      <w:r>
        <w:rPr/>
        <w:t>implementation</w:t>
      </w:r>
      <w:r>
        <w:rPr>
          <w:spacing w:val="-9"/>
        </w:rPr>
        <w:t xml:space="preserve"> </w:t>
      </w:r>
      <w:r>
        <w:rPr/>
        <w:t>of</w:t>
      </w:r>
      <w:r>
        <w:rPr>
          <w:spacing w:val="-9"/>
        </w:rPr>
        <w:t xml:space="preserve"> </w:t>
      </w:r>
      <w:r>
        <w:rPr/>
        <w:t>a</w:t>
      </w:r>
      <w:r>
        <w:rPr>
          <w:spacing w:val="-9"/>
        </w:rPr>
        <w:t xml:space="preserve"> </w:t>
      </w:r>
      <w:r>
        <w:rPr/>
        <w:t>power</w:t>
      </w:r>
      <w:r>
        <w:rPr>
          <w:spacing w:val="-9"/>
        </w:rPr>
        <w:t xml:space="preserve"> </w:t>
      </w:r>
      <w:r>
        <w:rPr/>
        <w:t>efficient</w:t>
      </w:r>
      <w:r>
        <w:rPr>
          <w:spacing w:val="-9"/>
        </w:rPr>
        <w:t xml:space="preserve"> </w:t>
      </w:r>
      <w:r>
        <w:rPr/>
        <w:t>5G</w:t>
      </w:r>
      <w:r>
        <w:rPr>
          <w:spacing w:val="-9"/>
        </w:rPr>
        <w:t xml:space="preserve"> </w:t>
      </w:r>
      <w:r>
        <w:rPr/>
        <w:t>physical layer for use in satellite direct to device applications.</w:t>
      </w:r>
    </w:p>
    <w:p>
      <w:pPr>
        <w:pStyle w:val="BodyText"/>
        <w:spacing w:lineRule="auto" w:line="288" w:before="170" w:after="0"/>
        <w:jc w:val="left"/>
        <w:rPr/>
      </w:pPr>
      <w:r>
        <w:rPr/>
        <w:t>I</w:t>
      </w:r>
      <w:r>
        <w:rPr>
          <w:spacing w:val="-7"/>
        </w:rPr>
        <w:t xml:space="preserve"> </w:t>
      </w:r>
      <w:r>
        <w:rPr/>
        <w:t>am</w:t>
      </w:r>
      <w:r>
        <w:rPr>
          <w:spacing w:val="-6"/>
        </w:rPr>
        <w:t xml:space="preserve"> </w:t>
      </w:r>
      <w:r>
        <w:rPr/>
        <w:t>particularly</w:t>
      </w:r>
      <w:r>
        <w:rPr>
          <w:spacing w:val="-6"/>
        </w:rPr>
        <w:t xml:space="preserve"> </w:t>
      </w:r>
      <w:r>
        <w:rPr/>
        <w:t>interested</w:t>
      </w:r>
      <w:r>
        <w:rPr>
          <w:spacing w:val="-6"/>
        </w:rPr>
        <w:t xml:space="preserve"> </w:t>
      </w:r>
      <w:r>
        <w:rPr/>
        <w:t>in</w:t>
      </w:r>
      <w:r>
        <w:rPr>
          <w:spacing w:val="-6"/>
        </w:rPr>
        <w:t xml:space="preserve"> </w:t>
      </w:r>
      <w:r>
        <w:rPr/>
        <w:t>developing</w:t>
      </w:r>
      <w:r>
        <w:rPr>
          <w:spacing w:val="-6"/>
        </w:rPr>
        <w:t xml:space="preserve"> </w:t>
      </w:r>
      <w:r>
        <w:rPr/>
        <w:t>my</w:t>
      </w:r>
      <w:r>
        <w:rPr>
          <w:spacing w:val="-6"/>
        </w:rPr>
        <w:t xml:space="preserve"> </w:t>
      </w:r>
      <w:r>
        <w:rPr/>
        <w:t>skills</w:t>
      </w:r>
      <w:r>
        <w:rPr>
          <w:spacing w:val="-7"/>
        </w:rPr>
        <w:t xml:space="preserve"> in the field of next generation communication networks</w:t>
      </w:r>
      <w:del w:id="0" w:author="Unknown Author" w:date="2024-11-30T22:01:52Z">
        <w:r>
          <w:rPr>
            <w:spacing w:val="-7"/>
          </w:rPr>
          <w:delText>.</w:delText>
        </w:r>
      </w:del>
      <w:del w:id="1" w:author="Unknown Author" w:date="2024-11-30T22:01:36Z">
        <w:r>
          <w:rPr>
            <w:spacing w:val="-7"/>
          </w:rPr>
          <w:commentReference w:id="0"/>
        </w:r>
      </w:del>
      <w:del w:id="2" w:author="Unknown Author" w:date="2024-11-30T22:01:36Z">
        <w:r>
          <w:rPr>
            <w:spacing w:val="-7"/>
          </w:rPr>
          <w:commentReference w:id="1"/>
        </w:r>
      </w:del>
      <w:r>
        <w:rPr>
          <w:spacing w:val="-6"/>
        </w:rPr>
        <w:t xml:space="preserve"> Especially </w:t>
      </w:r>
      <w:r>
        <w:rPr/>
        <w:t xml:space="preserve">in the use of new machine learning based estimation algorithms in increasing spectrum efficiency. Cutting edge technologies including meta materials will also have the potential to reduce power costs on the ground at the base station and for the user device. These developments will also allow for better quality of service for the end user, which I believe is a challenge worth addressing. I would </w:t>
      </w:r>
      <w:ins w:id="3" w:author="Unknown Author" w:date="2024-11-30T22:02:44Z">
        <w:r>
          <w:rPr/>
          <w:t xml:space="preserve">be </w:t>
        </w:r>
      </w:ins>
      <w:r>
        <w:rPr/>
        <w:t>very interested in being part of the research in these rapidly developing domains.</w:t>
      </w:r>
    </w:p>
    <w:p>
      <w:pPr>
        <w:pStyle w:val="BodyText"/>
        <w:spacing w:lineRule="auto" w:line="288" w:before="170" w:after="0"/>
        <w:jc w:val="left"/>
        <w:rPr/>
      </w:pPr>
      <w:r>
        <w:rPr/>
        <w:t>If accepted to this program, I would relish the opportunity to use the cutting edge communications equipment available to the researchers in the WISE lab. But</w:t>
      </w:r>
      <w:r>
        <w:rPr>
          <w:spacing w:val="-6"/>
        </w:rPr>
        <w:t xml:space="preserve"> </w:t>
      </w:r>
      <w:r>
        <w:rPr/>
        <w:t>by</w:t>
      </w:r>
      <w:r>
        <w:rPr>
          <w:spacing w:val="-6"/>
        </w:rPr>
        <w:t xml:space="preserve"> </w:t>
      </w:r>
      <w:r>
        <w:rPr/>
        <w:t>far</w:t>
      </w:r>
      <w:r>
        <w:rPr>
          <w:spacing w:val="-6"/>
        </w:rPr>
        <w:t xml:space="preserve"> </w:t>
      </w:r>
      <w:r>
        <w:rPr/>
        <w:t>the</w:t>
      </w:r>
      <w:r>
        <w:rPr>
          <w:spacing w:val="-6"/>
        </w:rPr>
        <w:t xml:space="preserve"> </w:t>
      </w:r>
      <w:r>
        <w:rPr/>
        <w:t>most</w:t>
      </w:r>
      <w:r>
        <w:rPr>
          <w:spacing w:val="-6"/>
        </w:rPr>
        <w:t xml:space="preserve"> </w:t>
      </w:r>
      <w:r>
        <w:rPr/>
        <w:t>important</w:t>
      </w:r>
      <w:r>
        <w:rPr>
          <w:spacing w:val="-6"/>
        </w:rPr>
        <w:t xml:space="preserve"> </w:t>
      </w:r>
      <w:r>
        <w:rPr/>
        <w:t>aspect</w:t>
      </w:r>
      <w:r>
        <w:rPr>
          <w:spacing w:val="-6"/>
        </w:rPr>
        <w:t xml:space="preserve"> </w:t>
      </w:r>
      <w:r>
        <w:rPr/>
        <w:t>for</w:t>
      </w:r>
      <w:r>
        <w:rPr>
          <w:spacing w:val="-6"/>
        </w:rPr>
        <w:t xml:space="preserve"> </w:t>
      </w:r>
      <w:r>
        <w:rPr/>
        <w:t>me</w:t>
      </w:r>
      <w:r>
        <w:rPr>
          <w:spacing w:val="-6"/>
        </w:rPr>
        <w:t xml:space="preserve"> </w:t>
      </w:r>
      <w:r>
        <w:rPr/>
        <w:t>would be</w:t>
      </w:r>
      <w:r>
        <w:rPr>
          <w:spacing w:val="-6"/>
        </w:rPr>
        <w:t xml:space="preserve"> </w:t>
      </w:r>
      <w:r>
        <w:rPr/>
        <w:t>working</w:t>
      </w:r>
      <w:r>
        <w:rPr>
          <w:spacing w:val="-6"/>
        </w:rPr>
        <w:t xml:space="preserve"> </w:t>
      </w:r>
      <w:r>
        <w:rPr/>
        <w:t>with</w:t>
      </w:r>
      <w:r>
        <w:rPr>
          <w:spacing w:val="-6"/>
        </w:rPr>
        <w:t xml:space="preserve"> </w:t>
      </w:r>
      <w:r>
        <w:rPr/>
        <w:t>fellow</w:t>
      </w:r>
      <w:r>
        <w:rPr>
          <w:spacing w:val="-6"/>
        </w:rPr>
        <w:t xml:space="preserve"> </w:t>
      </w:r>
      <w:r>
        <w:rPr/>
        <w:t>researchers</w:t>
      </w:r>
      <w:r>
        <w:rPr>
          <w:spacing w:val="-6"/>
        </w:rPr>
        <w:t xml:space="preserve"> </w:t>
      </w:r>
      <w:r>
        <w:rPr/>
        <w:t>and</w:t>
      </w:r>
      <w:r>
        <w:rPr>
          <w:spacing w:val="-6"/>
        </w:rPr>
        <w:t xml:space="preserve"> </w:t>
      </w:r>
      <w:r>
        <w:rPr/>
        <w:t xml:space="preserve">academics </w:t>
      </w:r>
      <w:ins w:id="4" w:author="Unknown Author" w:date="2024-11-30T22:04:29Z">
        <w:r>
          <w:rPr/>
          <w:t xml:space="preserve">from </w:t>
        </w:r>
      </w:ins>
      <w:r>
        <w:rPr/>
        <w:t xml:space="preserve">whom I could learn </w:t>
      </w:r>
      <w:ins w:id="5" w:author="Unknown Author" w:date="2024-11-30T22:03:23Z">
        <w:r>
          <w:rPr/>
          <w:t xml:space="preserve">about the latest </w:t>
        </w:r>
      </w:ins>
      <w:ins w:id="6" w:author="Unknown Author" w:date="2024-11-30T22:03:23Z">
        <w:r>
          <w:rPr>
            <w:rFonts w:eastAsia="Times New Roman" w:cs="Times New Roman"/>
            <w:color w:val="auto"/>
            <w:kern w:val="0"/>
            <w:sz w:val="24"/>
            <w:szCs w:val="24"/>
            <w:lang w:val="en-US" w:eastAsia="en-US" w:bidi="ar-SA"/>
          </w:rPr>
          <w:t>developments</w:t>
        </w:r>
      </w:ins>
      <w:ins w:id="7" w:author="Unknown Author" w:date="2024-11-30T22:03:23Z">
        <w:r>
          <w:rPr/>
          <w:t xml:space="preserve"> in </w:t>
        </w:r>
      </w:ins>
      <w:ins w:id="8" w:author="Unknown Author" w:date="2024-11-30T22:04:24Z">
        <w:r>
          <w:rPr/>
          <w:t>telecommunications systems</w:t>
        </w:r>
      </w:ins>
      <w:del w:id="9" w:author="Unknown Author" w:date="2024-11-30T22:03:23Z">
        <w:r>
          <w:rPr/>
          <w:delText>from</w:delText>
        </w:r>
      </w:del>
      <w:r>
        <w:rPr/>
        <w:t>.</w:t>
      </w:r>
      <w:r>
        <w:rPr>
          <w:spacing w:val="-6"/>
        </w:rPr>
        <w:t xml:space="preserve"> </w:t>
      </w:r>
      <w:r>
        <w:rPr/>
        <w:t xml:space="preserve">I believe my professional experience would allow me to </w:t>
      </w:r>
      <w:del w:id="10" w:author="Unknown Author" w:date="2024-11-30T22:01:36Z">
        <w:r>
          <w:rPr/>
          <w:commentReference w:id="2"/>
        </w:r>
      </w:del>
      <w:r>
        <w:rPr/>
        <w:t xml:space="preserve">make contributions to the research </w:t>
      </w:r>
      <w:del w:id="11" w:author="Unknown Author" w:date="2024-11-30T22:05:09Z">
        <w:r>
          <w:rPr/>
          <w:delText xml:space="preserve">area </w:delText>
        </w:r>
      </w:del>
      <w:ins w:id="12" w:author="Unknown Author" w:date="2024-11-30T22:05:10Z">
        <w:r>
          <w:rPr/>
          <w:t xml:space="preserve">domains </w:t>
        </w:r>
      </w:ins>
      <w:r>
        <w:rPr/>
        <w:t xml:space="preserve">investigated by your team due to my research experience at Lancaster University and </w:t>
      </w:r>
      <w:ins w:id="13" w:author="Unknown Author" w:date="2024-11-30T22:05:33Z">
        <w:r>
          <w:rPr/>
          <w:t xml:space="preserve">the </w:t>
        </w:r>
      </w:ins>
      <w:ins w:id="14" w:author="Unknown Author" w:date="2024-11-30T22:05:33Z">
        <w:r>
          <w:rPr>
            <w:rFonts w:eastAsia="Times New Roman" w:cs="Times New Roman"/>
            <w:color w:val="auto"/>
            <w:kern w:val="0"/>
            <w:sz w:val="24"/>
            <w:szCs w:val="24"/>
            <w:lang w:val="en-US" w:eastAsia="en-US" w:bidi="ar-SA"/>
          </w:rPr>
          <w:t>knowledge</w:t>
        </w:r>
      </w:ins>
      <w:ins w:id="15" w:author="Unknown Author" w:date="2024-11-30T22:05:33Z">
        <w:r>
          <w:rPr/>
          <w:t xml:space="preserve"> about the </w:t>
        </w:r>
      </w:ins>
      <w:del w:id="16" w:author="Unknown Author" w:date="2024-11-30T22:05:27Z">
        <w:r>
          <w:rPr/>
          <w:delText>pyhsical</w:delText>
        </w:r>
      </w:del>
      <w:ins w:id="17" w:author="Unknown Author" w:date="2024-11-30T22:05:27Z">
        <w:r>
          <w:rPr>
            <w:rFonts w:eastAsia="Times New Roman" w:cs="Times New Roman"/>
            <w:color w:val="auto"/>
            <w:kern w:val="0"/>
            <w:sz w:val="24"/>
            <w:szCs w:val="24"/>
            <w:lang w:val="en-US" w:eastAsia="en-US" w:bidi="ar-SA"/>
          </w:rPr>
          <w:t>physical</w:t>
        </w:r>
      </w:ins>
      <w:r>
        <w:rPr/>
        <w:t xml:space="preserve"> layer </w:t>
      </w:r>
      <w:del w:id="18" w:author="Unknown Author" w:date="2024-11-30T22:05:31Z">
        <w:r>
          <w:rPr/>
          <w:delText xml:space="preserve">understanding </w:delText>
        </w:r>
      </w:del>
      <w:r>
        <w:rPr/>
        <w:t>I have gained at Accelercomm. At Accelercomm I have been working on improving estimation algorithms and developing a channel processing test framework. I am most proud of this work due to how it has aided my colleagues in helping solve problems and drive development on the channel processing much faster than was previously possible. This framework has allowed</w:t>
      </w:r>
      <w:r>
        <w:rPr>
          <w:spacing w:val="-7"/>
        </w:rPr>
        <w:t xml:space="preserve"> </w:t>
      </w:r>
      <w:r>
        <w:rPr/>
        <w:t>us</w:t>
      </w:r>
      <w:r>
        <w:rPr>
          <w:spacing w:val="-7"/>
        </w:rPr>
        <w:t xml:space="preserve"> </w:t>
      </w:r>
      <w:r>
        <w:rPr/>
        <w:t>to</w:t>
      </w:r>
      <w:r>
        <w:rPr>
          <w:spacing w:val="-7"/>
        </w:rPr>
        <w:t xml:space="preserve"> </w:t>
      </w:r>
      <w:r>
        <w:rPr/>
        <w:t>test</w:t>
      </w:r>
      <w:r>
        <w:rPr>
          <w:spacing w:val="-7"/>
        </w:rPr>
        <w:t xml:space="preserve"> </w:t>
      </w:r>
      <w:r>
        <w:rPr/>
        <w:t>various</w:t>
      </w:r>
      <w:r>
        <w:rPr>
          <w:spacing w:val="-7"/>
        </w:rPr>
        <w:t xml:space="preserve"> </w:t>
      </w:r>
      <w:r>
        <w:rPr/>
        <w:t>spectrum</w:t>
      </w:r>
      <w:r>
        <w:rPr>
          <w:spacing w:val="-7"/>
        </w:rPr>
        <w:t xml:space="preserve"> </w:t>
      </w:r>
      <w:r>
        <w:rPr/>
        <w:t>resource</w:t>
      </w:r>
      <w:r>
        <w:rPr>
          <w:spacing w:val="-7"/>
        </w:rPr>
        <w:t xml:space="preserve"> </w:t>
      </w:r>
      <w:r>
        <w:rPr/>
        <w:t>allocations</w:t>
      </w:r>
      <w:r>
        <w:rPr>
          <w:spacing w:val="-7"/>
        </w:rPr>
        <w:t xml:space="preserve"> </w:t>
      </w:r>
      <w:r>
        <w:rPr/>
        <w:t>in</w:t>
      </w:r>
      <w:r>
        <w:rPr>
          <w:spacing w:val="-7"/>
        </w:rPr>
        <w:t xml:space="preserve"> </w:t>
      </w:r>
      <w:r>
        <w:rPr/>
        <w:t>a</w:t>
      </w:r>
      <w:r>
        <w:rPr>
          <w:spacing w:val="-7"/>
        </w:rPr>
        <w:t xml:space="preserve"> </w:t>
      </w:r>
      <w:r>
        <w:rPr/>
        <w:t>lower</w:t>
      </w:r>
      <w:r>
        <w:rPr>
          <w:spacing w:val="-7"/>
        </w:rPr>
        <w:t xml:space="preserve"> </w:t>
      </w:r>
      <w:r>
        <w:rPr/>
        <w:t>level</w:t>
      </w:r>
      <w:r>
        <w:rPr>
          <w:spacing w:val="-7"/>
        </w:rPr>
        <w:t xml:space="preserve"> </w:t>
      </w:r>
      <w:r>
        <w:rPr/>
        <w:t>manner</w:t>
      </w:r>
      <w:r>
        <w:rPr>
          <w:spacing w:val="-7"/>
        </w:rPr>
        <w:t xml:space="preserve"> </w:t>
      </w:r>
      <w:r>
        <w:rPr/>
        <w:t>so</w:t>
      </w:r>
      <w:r>
        <w:rPr>
          <w:spacing w:val="-7"/>
        </w:rPr>
        <w:t xml:space="preserve"> </w:t>
      </w:r>
      <w:r>
        <w:rPr/>
        <w:t>we</w:t>
      </w:r>
      <w:r>
        <w:rPr>
          <w:spacing w:val="-7"/>
        </w:rPr>
        <w:t xml:space="preserve"> </w:t>
      </w:r>
      <w:r>
        <w:rPr/>
        <w:t>can</w:t>
      </w:r>
      <w:r>
        <w:rPr>
          <w:spacing w:val="-7"/>
        </w:rPr>
        <w:t xml:space="preserve"> </w:t>
      </w:r>
      <w:r>
        <w:rPr/>
        <w:t>determine accurate performance metrics, for example in a high load scenario using PUSCH with a 64QAM modulation scheme at the maximum number of resource blocks.</w:t>
      </w:r>
    </w:p>
    <w:p>
      <w:pPr>
        <w:pStyle w:val="BodyText"/>
        <w:spacing w:before="6" w:after="0"/>
        <w:ind w:left="0"/>
        <w:jc w:val="left"/>
        <w:rPr/>
      </w:pPr>
      <w:r>
        <w:rPr/>
      </w:r>
    </w:p>
    <w:p>
      <w:pPr>
        <w:pStyle w:val="BodyText"/>
        <w:spacing w:lineRule="auto" w:line="288" w:before="1" w:after="0"/>
        <w:ind w:left="115" w:right="66"/>
        <w:jc w:val="left"/>
        <w:rPr/>
      </w:pPr>
      <w:r>
        <w:rPr/>
        <w:t>My first experience of doing academic research was at Lancaster</w:t>
      </w:r>
      <w:r>
        <w:rPr>
          <w:spacing w:val="-10"/>
        </w:rPr>
        <w:t xml:space="preserve"> </w:t>
      </w:r>
      <w:r>
        <w:rPr/>
        <w:t>University, where I</w:t>
      </w:r>
      <w:r>
        <w:rPr>
          <w:spacing w:val="-10"/>
        </w:rPr>
        <w:t xml:space="preserve"> </w:t>
      </w:r>
      <w:r>
        <w:rPr/>
        <w:t>investigated</w:t>
      </w:r>
      <w:r>
        <w:rPr>
          <w:spacing w:val="-10"/>
        </w:rPr>
        <w:t xml:space="preserve"> the switching properties of </w:t>
      </w:r>
      <w:r>
        <w:rPr/>
        <w:t>zinc</w:t>
      </w:r>
      <w:r>
        <w:rPr>
          <w:spacing w:val="-10"/>
        </w:rPr>
        <w:t xml:space="preserve"> </w:t>
      </w:r>
      <w:r>
        <w:rPr/>
        <w:t>oxide</w:t>
      </w:r>
      <w:r>
        <w:rPr>
          <w:spacing w:val="-10"/>
        </w:rPr>
        <w:t xml:space="preserve"> </w:t>
      </w:r>
      <w:r>
        <w:rPr/>
        <w:t>thin</w:t>
      </w:r>
      <w:r>
        <w:rPr>
          <w:spacing w:val="-10"/>
        </w:rPr>
        <w:t xml:space="preserve"> </w:t>
      </w:r>
      <w:r>
        <w:rPr/>
        <w:t>film</w:t>
      </w:r>
      <w:r>
        <w:rPr>
          <w:spacing w:val="-10"/>
        </w:rPr>
        <w:t xml:space="preserve"> </w:t>
      </w:r>
      <w:r>
        <w:rPr/>
        <w:t>transistors when changing the work function using metal</w:t>
      </w:r>
      <w:r>
        <w:rPr>
          <w:spacing w:val="-10"/>
        </w:rPr>
        <w:t xml:space="preserve"> </w:t>
      </w:r>
      <w:r>
        <w:rPr/>
        <w:t>contacts made from different metals. This involved creating zinc oxide thin films with spray pyrolysis and depositing metal contacts by physical vapour deposition. I then investigated the electrical characteristics of the transistors. I found working on this project very demanding and I think it gave me a good insight into the world of research.</w:t>
      </w:r>
      <w:r>
        <w:rPr>
          <w:spacing w:val="-3"/>
        </w:rPr>
        <w:t xml:space="preserve"> </w:t>
      </w:r>
      <w:r>
        <w:rPr/>
        <w:t>I</w:t>
      </w:r>
      <w:r>
        <w:rPr>
          <w:spacing w:val="-3"/>
        </w:rPr>
        <w:t xml:space="preserve"> </w:t>
      </w:r>
      <w:r>
        <w:rPr/>
        <w:t>found</w:t>
      </w:r>
      <w:r>
        <w:rPr>
          <w:spacing w:val="-3"/>
        </w:rPr>
        <w:t xml:space="preserve"> </w:t>
      </w:r>
      <w:r>
        <w:rPr/>
        <w:t>that</w:t>
      </w:r>
      <w:r>
        <w:rPr>
          <w:spacing w:val="-3"/>
        </w:rPr>
        <w:t xml:space="preserve"> </w:t>
      </w:r>
      <w:r>
        <w:rPr/>
        <w:t>even</w:t>
      </w:r>
      <w:r>
        <w:rPr>
          <w:spacing w:val="-3"/>
        </w:rPr>
        <w:t xml:space="preserve"> </w:t>
      </w:r>
      <w:r>
        <w:rPr/>
        <w:t>if</w:t>
      </w:r>
      <w:r>
        <w:rPr>
          <w:spacing w:val="-3"/>
        </w:rPr>
        <w:t xml:space="preserve"> </w:t>
      </w:r>
      <w:r>
        <w:rPr/>
        <w:t>things</w:t>
      </w:r>
      <w:r>
        <w:rPr>
          <w:spacing w:val="-3"/>
        </w:rPr>
        <w:t xml:space="preserve"> </w:t>
      </w:r>
      <w:r>
        <w:rPr/>
        <w:t>were</w:t>
      </w:r>
      <w:r>
        <w:rPr>
          <w:spacing w:val="-3"/>
        </w:rPr>
        <w:t xml:space="preserve"> </w:t>
      </w:r>
      <w:r>
        <w:rPr/>
        <w:t>not</w:t>
      </w:r>
      <w:r>
        <w:rPr>
          <w:spacing w:val="-3"/>
        </w:rPr>
        <w:t xml:space="preserve"> </w:t>
      </w:r>
      <w:r>
        <w:rPr/>
        <w:t>going</w:t>
      </w:r>
      <w:r>
        <w:rPr>
          <w:spacing w:val="-3"/>
        </w:rPr>
        <w:t xml:space="preserve"> </w:t>
      </w:r>
      <w:r>
        <w:rPr/>
        <w:t>right, when devices were not depositing correctly and had significant impurities, I was still learning about the scientific methods behind the processes and the process could be adapted to investigate the cause of the poor quality samples. Despite the setbacks I was able to demonstrate the changes for different metal contacts, with an aluminum contact demonstrating the lowest contact resistance and highest electron field</w:t>
      </w:r>
      <w:ins w:id="19" w:author="Unknown Author" w:date="2024-11-30T23:35:29Z">
        <w:r>
          <w:rPr/>
          <w:t xml:space="preserve"> </w:t>
        </w:r>
      </w:ins>
      <w:ins w:id="20" w:author="Unknown Author" w:date="2024-11-30T23:35:29Z">
        <w:r>
          <w:rPr/>
          <w:t>effect</w:t>
        </w:r>
      </w:ins>
      <w:r>
        <w:rPr/>
        <w:t xml:space="preserve"> mobility. </w:t>
      </w:r>
      <w:del w:id="21" w:author="Unknown Author" w:date="2024-11-30T22:01:36Z">
        <w:r>
          <w:rPr/>
          <w:commentReference w:id="3"/>
        </w:r>
      </w:del>
      <w:del w:id="22" w:author="Unknown Author" w:date="2024-11-30T22:01:36Z">
        <w:r>
          <w:rPr/>
          <w:commentReference w:id="4"/>
        </w:r>
      </w:del>
    </w:p>
    <w:p>
      <w:pPr>
        <w:pStyle w:val="BodyText"/>
        <w:spacing w:lineRule="auto" w:line="288" w:before="1" w:after="0"/>
        <w:ind w:left="115" w:right="66"/>
        <w:jc w:val="left"/>
        <w:rPr>
          <w:spacing w:val="-2"/>
        </w:rPr>
      </w:pPr>
      <w:r>
        <w:rPr>
          <w:spacing w:val="-2"/>
        </w:rPr>
      </w:r>
    </w:p>
    <w:p>
      <w:pPr>
        <w:pStyle w:val="BodyText"/>
        <w:spacing w:lineRule="auto" w:line="276"/>
        <w:ind w:hanging="0" w:left="0" w:right="243"/>
        <w:jc w:val="left"/>
        <w:rPr/>
      </w:pPr>
      <w:r>
        <w:rPr/>
        <w:t>As</w:t>
      </w:r>
      <w:r>
        <w:rPr>
          <w:spacing w:val="-8"/>
        </w:rPr>
        <w:t xml:space="preserve"> </w:t>
      </w:r>
      <w:r>
        <w:rPr/>
        <w:t>a</w:t>
      </w:r>
      <w:r>
        <w:rPr>
          <w:spacing w:val="-8"/>
        </w:rPr>
        <w:t xml:space="preserve"> </w:t>
      </w:r>
      <w:r>
        <w:rPr/>
        <w:t>PhD</w:t>
      </w:r>
      <w:r>
        <w:rPr>
          <w:spacing w:val="-8"/>
        </w:rPr>
        <w:t xml:space="preserve"> </w:t>
      </w:r>
      <w:r>
        <w:rPr/>
        <w:t>researcher</w:t>
      </w:r>
      <w:r>
        <w:rPr>
          <w:spacing w:val="-8"/>
        </w:rPr>
        <w:t xml:space="preserve"> </w:t>
      </w:r>
      <w:r>
        <w:rPr/>
        <w:t>at</w:t>
      </w:r>
      <w:r>
        <w:rPr>
          <w:spacing w:val="-8"/>
        </w:rPr>
        <w:t xml:space="preserve"> </w:t>
      </w:r>
      <w:r>
        <w:rPr/>
        <w:t>the</w:t>
      </w:r>
      <w:r>
        <w:rPr>
          <w:spacing w:val="-8"/>
        </w:rPr>
        <w:t xml:space="preserve"> </w:t>
      </w:r>
      <w:r>
        <w:rPr/>
        <w:t>WISE</w:t>
      </w:r>
      <w:r>
        <w:rPr>
          <w:spacing w:val="-8"/>
        </w:rPr>
        <w:t xml:space="preserve"> </w:t>
      </w:r>
      <w:r>
        <w:rPr/>
        <w:t>lab</w:t>
      </w:r>
      <w:r>
        <w:rPr>
          <w:spacing w:val="-8"/>
        </w:rPr>
        <w:t xml:space="preserve"> </w:t>
      </w:r>
      <w:r>
        <w:rPr/>
        <w:t>I</w:t>
      </w:r>
      <w:r>
        <w:rPr>
          <w:spacing w:val="-8"/>
        </w:rPr>
        <w:t xml:space="preserve"> </w:t>
      </w:r>
      <w:r>
        <w:rPr/>
        <w:t>would</w:t>
      </w:r>
      <w:r>
        <w:rPr>
          <w:spacing w:val="-8"/>
        </w:rPr>
        <w:t xml:space="preserve"> </w:t>
      </w:r>
      <w:r>
        <w:rPr/>
        <w:t>want</w:t>
      </w:r>
      <w:r>
        <w:rPr>
          <w:spacing w:val="-8"/>
        </w:rPr>
        <w:t xml:space="preserve"> </w:t>
      </w:r>
      <w:r>
        <w:rPr/>
        <w:t>to</w:t>
      </w:r>
      <w:r>
        <w:rPr>
          <w:spacing w:val="-8"/>
        </w:rPr>
        <w:t xml:space="preserve"> </w:t>
      </w:r>
      <w:r>
        <w:rPr/>
        <w:t>investigate</w:t>
      </w:r>
      <w:r>
        <w:rPr>
          <w:spacing w:val="-8"/>
        </w:rPr>
        <w:t xml:space="preserve"> </w:t>
      </w:r>
      <w:r>
        <w:rPr/>
        <w:t>how</w:t>
      </w:r>
      <w:r>
        <w:rPr>
          <w:spacing w:val="-8"/>
        </w:rPr>
        <w:t xml:space="preserve"> </w:t>
      </w:r>
      <w:r>
        <w:rPr/>
        <w:t>the</w:t>
      </w:r>
      <w:r>
        <w:rPr>
          <w:spacing w:val="-8"/>
        </w:rPr>
        <w:t xml:space="preserve"> </w:t>
      </w:r>
      <w:r>
        <w:rPr/>
        <w:t>cutting</w:t>
      </w:r>
      <w:r>
        <w:rPr>
          <w:spacing w:val="-8"/>
        </w:rPr>
        <w:t xml:space="preserve"> </w:t>
      </w:r>
      <w:r>
        <w:rPr/>
        <w:t>edge</w:t>
      </w:r>
      <w:r>
        <w:rPr>
          <w:spacing w:val="-8"/>
        </w:rPr>
        <w:t xml:space="preserve"> </w:t>
      </w:r>
      <w:r>
        <w:rPr/>
        <w:t>research</w:t>
      </w:r>
      <w:r>
        <w:rPr>
          <w:spacing w:val="-8"/>
        </w:rPr>
        <w:t xml:space="preserve"> </w:t>
      </w:r>
      <w:r>
        <w:rPr/>
        <w:t>into deep learning and reinforcement learning can be used in the determination of channel state information.</w:t>
      </w:r>
      <w:r>
        <w:rPr>
          <w:spacing w:val="-4"/>
        </w:rPr>
        <w:t xml:space="preserve"> </w:t>
      </w:r>
      <w:r>
        <w:rPr/>
        <w:t>I</w:t>
      </w:r>
      <w:r>
        <w:rPr>
          <w:spacing w:val="-4"/>
        </w:rPr>
        <w:t xml:space="preserve"> </w:t>
      </w:r>
      <w:r>
        <w:rPr/>
        <w:t>would</w:t>
      </w:r>
      <w:r>
        <w:rPr>
          <w:spacing w:val="-4"/>
        </w:rPr>
        <w:t xml:space="preserve"> </w:t>
      </w:r>
      <w:r>
        <w:rPr/>
        <w:t>want</w:t>
      </w:r>
      <w:r>
        <w:rPr>
          <w:spacing w:val="-4"/>
        </w:rPr>
        <w:t xml:space="preserve"> </w:t>
      </w:r>
      <w:r>
        <w:rPr/>
        <w:t>to</w:t>
      </w:r>
      <w:r>
        <w:rPr>
          <w:spacing w:val="-4"/>
        </w:rPr>
        <w:t xml:space="preserve"> </w:t>
      </w:r>
      <w:r>
        <w:rPr/>
        <w:t>do</w:t>
      </w:r>
      <w:r>
        <w:rPr>
          <w:spacing w:val="-4"/>
        </w:rPr>
        <w:t xml:space="preserve"> </w:t>
      </w:r>
      <w:r>
        <w:rPr/>
        <w:t>this</w:t>
      </w:r>
      <w:r>
        <w:rPr>
          <w:spacing w:val="-4"/>
        </w:rPr>
        <w:t xml:space="preserve"> </w:t>
      </w:r>
      <w:r>
        <w:rPr/>
        <w:t>in</w:t>
      </w:r>
      <w:r>
        <w:rPr>
          <w:spacing w:val="-4"/>
        </w:rPr>
        <w:t xml:space="preserve"> a </w:t>
      </w:r>
      <w:r>
        <w:rPr/>
        <w:t>manner</w:t>
      </w:r>
      <w:r>
        <w:rPr>
          <w:spacing w:val="-4"/>
        </w:rPr>
        <w:t xml:space="preserve"> </w:t>
      </w:r>
      <w:r>
        <w:rPr/>
        <w:t>that</w:t>
      </w:r>
      <w:r>
        <w:rPr>
          <w:spacing w:val="-4"/>
        </w:rPr>
        <w:t xml:space="preserve"> </w:t>
      </w:r>
      <w:r>
        <w:rPr/>
        <w:t>meets</w:t>
      </w:r>
      <w:r>
        <w:rPr>
          <w:spacing w:val="-4"/>
        </w:rPr>
        <w:t xml:space="preserve"> </w:t>
      </w:r>
      <w:r>
        <w:rPr/>
        <w:t>the</w:t>
      </w:r>
      <w:r>
        <w:rPr>
          <w:spacing w:val="-4"/>
        </w:rPr>
        <w:t xml:space="preserve"> </w:t>
      </w:r>
      <w:r>
        <w:rPr/>
        <w:t>low</w:t>
      </w:r>
      <w:r>
        <w:rPr>
          <w:spacing w:val="-4"/>
        </w:rPr>
        <w:t xml:space="preserve"> </w:t>
      </w:r>
      <w:r>
        <w:rPr/>
        <w:t>power</w:t>
      </w:r>
      <w:r>
        <w:rPr>
          <w:spacing w:val="-4"/>
        </w:rPr>
        <w:t xml:space="preserve"> </w:t>
      </w:r>
      <w:r>
        <w:rPr/>
        <w:t>requirements</w:t>
      </w:r>
      <w:r>
        <w:rPr>
          <w:spacing w:val="-4"/>
        </w:rPr>
        <w:t xml:space="preserve"> </w:t>
      </w:r>
      <w:r>
        <w:rPr/>
        <w:t>in</w:t>
      </w:r>
      <w:r>
        <w:rPr>
          <w:spacing w:val="-4"/>
        </w:rPr>
        <w:t xml:space="preserve"> </w:t>
      </w:r>
      <w:r>
        <w:rPr/>
        <w:t>terrestrial networks while providing an improved quality of service. In my research of this topic I have found more research could be done on the possible applications of semi-passive reconfigurable intelligent surfaces for improving the channel conditions. I would investigate the potential use of low power</w:t>
      </w:r>
      <w:r>
        <w:rPr>
          <w:spacing w:val="-1"/>
        </w:rPr>
        <w:t xml:space="preserve"> </w:t>
      </w:r>
      <w:r>
        <w:rPr/>
        <w:t>embedded</w:t>
      </w:r>
      <w:r>
        <w:rPr>
          <w:spacing w:val="-1"/>
        </w:rPr>
        <w:t xml:space="preserve"> </w:t>
      </w:r>
      <w:r>
        <w:rPr/>
        <w:t>hardware</w:t>
      </w:r>
      <w:r>
        <w:rPr>
          <w:spacing w:val="-1"/>
        </w:rPr>
        <w:t xml:space="preserve"> </w:t>
      </w:r>
      <w:r>
        <w:rPr/>
        <w:t>to</w:t>
      </w:r>
      <w:r>
        <w:rPr>
          <w:spacing w:val="-1"/>
        </w:rPr>
        <w:t xml:space="preserve"> train and then perform inference using </w:t>
      </w:r>
      <w:r>
        <w:rPr/>
        <w:t>reinforcement</w:t>
      </w:r>
      <w:r>
        <w:rPr>
          <w:spacing w:val="-1"/>
        </w:rPr>
        <w:t xml:space="preserve"> </w:t>
      </w:r>
      <w:r>
        <w:rPr/>
        <w:t>learning</w:t>
      </w:r>
      <w:r>
        <w:rPr>
          <w:spacing w:val="-1"/>
        </w:rPr>
        <w:t xml:space="preserve"> </w:t>
      </w:r>
      <w:r>
        <w:rPr/>
        <w:t>based</w:t>
      </w:r>
      <w:r>
        <w:rPr>
          <w:spacing w:val="-1"/>
        </w:rPr>
        <w:t xml:space="preserve"> </w:t>
      </w:r>
      <w:r>
        <w:rPr/>
        <w:t>models</w:t>
      </w:r>
      <w:r>
        <w:rPr>
          <w:spacing w:val="-1"/>
        </w:rPr>
        <w:t xml:space="preserve"> </w:t>
      </w:r>
      <w:r>
        <w:rPr/>
        <w:t>for</w:t>
      </w:r>
      <w:r>
        <w:rPr>
          <w:spacing w:val="-1"/>
        </w:rPr>
        <w:t xml:space="preserve"> </w:t>
      </w:r>
      <w:r>
        <w:rPr/>
        <w:t>channel</w:t>
      </w:r>
      <w:r>
        <w:rPr>
          <w:spacing w:val="-1"/>
        </w:rPr>
        <w:t xml:space="preserve"> </w:t>
      </w:r>
      <w:r>
        <w:rPr/>
        <w:t>estimation</w:t>
      </w:r>
      <w:r>
        <w:rPr>
          <w:spacing w:val="-1"/>
        </w:rPr>
        <w:t xml:space="preserve"> </w:t>
      </w:r>
      <w:r>
        <w:rPr/>
        <w:t>in</w:t>
      </w:r>
      <w:r>
        <w:rPr>
          <w:spacing w:val="-1"/>
        </w:rPr>
        <w:t xml:space="preserve"> </w:t>
      </w:r>
      <w:r>
        <w:rPr/>
        <w:t xml:space="preserve">a semi-passive reconfigurable intelligent surface within the 6G mmWave frequency spectrum. </w:t>
      </w:r>
    </w:p>
    <w:p>
      <w:pPr>
        <w:pStyle w:val="Normal"/>
        <w:spacing w:lineRule="auto" w:line="276"/>
        <w:ind w:hanging="0" w:left="0"/>
        <w:jc w:val="left"/>
        <w:rPr>
          <w:sz w:val="24"/>
          <w:szCs w:val="24"/>
        </w:rPr>
      </w:pPr>
      <w:r>
        <w:rPr>
          <w:sz w:val="24"/>
          <w:szCs w:val="24"/>
        </w:rPr>
      </w:r>
    </w:p>
    <w:p>
      <w:pPr>
        <w:pStyle w:val="BodyText"/>
        <w:spacing w:lineRule="auto" w:line="276" w:before="1" w:after="0"/>
        <w:ind w:hanging="0" w:left="0" w:right="66"/>
        <w:jc w:val="left"/>
        <w:rPr/>
      </w:pPr>
      <w:r>
        <w:rPr/>
      </w:r>
    </w:p>
    <w:p>
      <w:pPr>
        <w:pStyle w:val="BodyText"/>
        <w:spacing w:lineRule="auto" w:line="276"/>
        <w:ind w:hanging="0" w:left="0"/>
        <w:pPrChange w:id="0" w:author="Unknown Author" w:date="2024-11-30T22:07:42Z"/>
        <w:rPr>
          <w:ins w:id="23" w:author="Unknown Author" w:date="2024-11-30T22:06:21Z"/>
        </w:rPr>
      </w:pPr>
      <w:r>
        <w:rPr>
          <w:sz w:val="24"/>
          <w:szCs w:val="24"/>
        </w:rPr>
        <w:t>Unfortunately</w:t>
      </w:r>
      <w:r>
        <w:rPr>
          <w:spacing w:val="-6"/>
          <w:sz w:val="24"/>
          <w:szCs w:val="24"/>
        </w:rPr>
        <w:t xml:space="preserve"> </w:t>
      </w:r>
      <w:r>
        <w:rPr>
          <w:sz w:val="24"/>
          <w:szCs w:val="24"/>
        </w:rPr>
        <w:t>my</w:t>
      </w:r>
      <w:r>
        <w:rPr>
          <w:spacing w:val="-6"/>
          <w:sz w:val="24"/>
          <w:szCs w:val="24"/>
        </w:rPr>
        <w:t xml:space="preserve"> </w:t>
      </w:r>
      <w:r>
        <w:rPr>
          <w:sz w:val="24"/>
          <w:szCs w:val="24"/>
        </w:rPr>
        <w:t>lecturers</w:t>
      </w:r>
      <w:r>
        <w:rPr>
          <w:spacing w:val="-6"/>
          <w:sz w:val="24"/>
          <w:szCs w:val="24"/>
        </w:rPr>
        <w:t xml:space="preserve"> </w:t>
      </w:r>
      <w:r>
        <w:rPr>
          <w:sz w:val="24"/>
          <w:szCs w:val="24"/>
        </w:rPr>
        <w:t>were not able to get back to me in time before I was able to submit this application. I have attached the contact</w:t>
      </w:r>
      <w:r>
        <w:rPr>
          <w:spacing w:val="-5"/>
          <w:sz w:val="24"/>
          <w:szCs w:val="24"/>
        </w:rPr>
        <w:t xml:space="preserve"> </w:t>
      </w:r>
      <w:r>
        <w:rPr>
          <w:sz w:val="24"/>
          <w:szCs w:val="24"/>
        </w:rPr>
        <w:t>details</w:t>
      </w:r>
      <w:r>
        <w:rPr>
          <w:spacing w:val="-5"/>
          <w:sz w:val="24"/>
          <w:szCs w:val="24"/>
        </w:rPr>
        <w:t xml:space="preserve"> </w:t>
      </w:r>
      <w:r>
        <w:rPr>
          <w:sz w:val="24"/>
          <w:szCs w:val="24"/>
        </w:rPr>
        <w:t>for</w:t>
      </w:r>
      <w:r>
        <w:rPr>
          <w:spacing w:val="-5"/>
          <w:sz w:val="24"/>
          <w:szCs w:val="24"/>
        </w:rPr>
        <w:t xml:space="preserve"> </w:t>
      </w:r>
      <w:r>
        <w:rPr>
          <w:sz w:val="24"/>
          <w:szCs w:val="24"/>
        </w:rPr>
        <w:t>each</w:t>
      </w:r>
      <w:r>
        <w:rPr>
          <w:spacing w:val="-5"/>
          <w:sz w:val="24"/>
          <w:szCs w:val="24"/>
        </w:rPr>
        <w:t xml:space="preserve"> </w:t>
      </w:r>
      <w:r>
        <w:rPr>
          <w:sz w:val="24"/>
          <w:szCs w:val="24"/>
        </w:rPr>
        <w:t>of</w:t>
      </w:r>
      <w:r>
        <w:rPr>
          <w:spacing w:val="-5"/>
          <w:sz w:val="24"/>
          <w:szCs w:val="24"/>
        </w:rPr>
        <w:t xml:space="preserve"> </w:t>
      </w:r>
      <w:r>
        <w:rPr>
          <w:sz w:val="24"/>
          <w:szCs w:val="24"/>
        </w:rPr>
        <w:t>them</w:t>
      </w:r>
      <w:r>
        <w:rPr>
          <w:spacing w:val="-5"/>
          <w:sz w:val="24"/>
          <w:szCs w:val="24"/>
        </w:rPr>
        <w:t xml:space="preserve"> </w:t>
      </w:r>
      <w:r>
        <w:rPr>
          <w:sz w:val="24"/>
          <w:szCs w:val="24"/>
        </w:rPr>
        <w:t>below</w:t>
      </w:r>
      <w:r>
        <w:rPr>
          <w:spacing w:val="-5"/>
          <w:sz w:val="24"/>
          <w:szCs w:val="24"/>
        </w:rPr>
        <w:t xml:space="preserve"> </w:t>
      </w:r>
      <w:r>
        <w:rPr>
          <w:sz w:val="24"/>
          <w:szCs w:val="24"/>
        </w:rPr>
        <w:t>if</w:t>
      </w:r>
      <w:r>
        <w:rPr>
          <w:spacing w:val="-5"/>
          <w:sz w:val="24"/>
          <w:szCs w:val="24"/>
        </w:rPr>
        <w:t xml:space="preserve"> </w:t>
      </w:r>
      <w:r>
        <w:rPr>
          <w:sz w:val="24"/>
          <w:szCs w:val="24"/>
        </w:rPr>
        <w:t>you</w:t>
      </w:r>
      <w:r>
        <w:rPr>
          <w:spacing w:val="-5"/>
          <w:sz w:val="24"/>
          <w:szCs w:val="24"/>
        </w:rPr>
        <w:t xml:space="preserve"> </w:t>
      </w:r>
      <w:r>
        <w:rPr>
          <w:sz w:val="24"/>
          <w:szCs w:val="24"/>
        </w:rPr>
        <w:t>would</w:t>
      </w:r>
      <w:r>
        <w:rPr>
          <w:spacing w:val="-5"/>
          <w:sz w:val="24"/>
          <w:szCs w:val="24"/>
        </w:rPr>
        <w:t xml:space="preserve"> </w:t>
      </w:r>
      <w:r>
        <w:rPr>
          <w:sz w:val="24"/>
          <w:szCs w:val="24"/>
        </w:rPr>
        <w:t>like</w:t>
      </w:r>
      <w:r>
        <w:rPr>
          <w:spacing w:val="-5"/>
          <w:sz w:val="24"/>
          <w:szCs w:val="24"/>
        </w:rPr>
        <w:t xml:space="preserve"> </w:t>
      </w:r>
      <w:r>
        <w:rPr>
          <w:sz w:val="24"/>
          <w:szCs w:val="24"/>
        </w:rPr>
        <w:t>further</w:t>
      </w:r>
      <w:r>
        <w:rPr>
          <w:spacing w:val="-5"/>
          <w:sz w:val="24"/>
          <w:szCs w:val="24"/>
        </w:rPr>
        <w:t xml:space="preserve"> </w:t>
      </w:r>
      <w:r>
        <w:rPr>
          <w:sz w:val="24"/>
          <w:szCs w:val="24"/>
        </w:rPr>
        <w:t>detail</w:t>
      </w:r>
      <w:r>
        <w:rPr>
          <w:spacing w:val="-5"/>
          <w:sz w:val="24"/>
          <w:szCs w:val="24"/>
        </w:rPr>
        <w:t xml:space="preserve"> </w:t>
      </w:r>
      <w:r>
        <w:rPr>
          <w:sz w:val="24"/>
          <w:szCs w:val="24"/>
        </w:rPr>
        <w:t>about</w:t>
      </w:r>
      <w:r>
        <w:rPr>
          <w:spacing w:val="-5"/>
          <w:sz w:val="24"/>
          <w:szCs w:val="24"/>
        </w:rPr>
        <w:t xml:space="preserve"> </w:t>
      </w:r>
      <w:r>
        <w:rPr>
          <w:sz w:val="24"/>
          <w:szCs w:val="24"/>
        </w:rPr>
        <w:t>my</w:t>
      </w:r>
      <w:r>
        <w:rPr>
          <w:spacing w:val="-5"/>
          <w:sz w:val="24"/>
          <w:szCs w:val="24"/>
        </w:rPr>
        <w:t xml:space="preserve"> </w:t>
      </w:r>
      <w:r>
        <w:rPr>
          <w:sz w:val="24"/>
          <w:szCs w:val="24"/>
        </w:rPr>
        <w:t>studies</w:t>
      </w:r>
      <w:r>
        <w:rPr>
          <w:spacing w:val="-5"/>
          <w:sz w:val="24"/>
          <w:szCs w:val="24"/>
        </w:rPr>
        <w:t xml:space="preserve"> </w:t>
      </w:r>
      <w:r>
        <w:rPr>
          <w:sz w:val="24"/>
          <w:szCs w:val="24"/>
        </w:rPr>
        <w:t>at</w:t>
      </w:r>
      <w:r>
        <w:rPr>
          <w:spacing w:val="-5"/>
          <w:sz w:val="24"/>
          <w:szCs w:val="24"/>
        </w:rPr>
        <w:t xml:space="preserve"> </w:t>
      </w:r>
      <w:r>
        <w:rPr>
          <w:sz w:val="24"/>
          <w:szCs w:val="24"/>
        </w:rPr>
        <w:t xml:space="preserve">Lancaster </w:t>
      </w:r>
      <w:r>
        <w:rPr>
          <w:spacing w:val="-2"/>
          <w:sz w:val="24"/>
          <w:szCs w:val="24"/>
        </w:rPr>
        <w:t>University.</w:t>
      </w:r>
    </w:p>
    <w:p>
      <w:pPr>
        <w:pStyle w:val="Normal"/>
        <w:spacing w:lineRule="auto" w:line="276"/>
        <w:jc w:val="left"/>
        <w:rPr>
          <w:sz w:val="24"/>
          <w:szCs w:val="24"/>
          <w:ins w:id="25" w:author="Unknown Author" w:date="2024-11-30T22:06:21Z"/>
        </w:rPr>
      </w:pPr>
      <w:ins w:id="24" w:author="Unknown Author" w:date="2024-11-30T22:06:21Z">
        <w:r>
          <w:rPr>
            <w:sz w:val="24"/>
            <w:szCs w:val="24"/>
          </w:rPr>
        </w:r>
      </w:ins>
    </w:p>
    <w:p>
      <w:pPr>
        <w:pStyle w:val="Normal"/>
        <w:spacing w:lineRule="auto" w:line="276"/>
        <w:ind w:left="115"/>
        <w:jc w:val="left"/>
        <w:rPr>
          <w:ins w:id="55" w:author="Unknown Author" w:date="2024-11-30T22:06:21Z"/>
        </w:rPr>
      </w:pPr>
      <w:ins w:id="26" w:author="Unknown Author" w:date="2024-11-30T22:06:21Z">
        <w:r>
          <w:rPr>
            <w:sz w:val="24"/>
            <w:szCs w:val="24"/>
          </w:rPr>
          <w:t>Dr</w:t>
        </w:r>
      </w:ins>
      <w:ins w:id="27" w:author="Unknown Author" w:date="2024-11-30T22:06:21Z">
        <w:r>
          <w:rPr>
            <w:spacing w:val="-4"/>
            <w:sz w:val="24"/>
            <w:szCs w:val="24"/>
          </w:rPr>
          <w:t xml:space="preserve"> </w:t>
        </w:r>
      </w:ins>
      <w:ins w:id="28" w:author="Unknown Author" w:date="2024-11-30T22:06:21Z">
        <w:r>
          <w:rPr>
            <w:sz w:val="24"/>
            <w:szCs w:val="24"/>
          </w:rPr>
          <w:t>Graeme</w:t>
        </w:r>
      </w:ins>
      <w:ins w:id="29" w:author="Unknown Author" w:date="2024-11-30T22:06:21Z">
        <w:r>
          <w:rPr>
            <w:spacing w:val="-4"/>
            <w:sz w:val="24"/>
            <w:szCs w:val="24"/>
          </w:rPr>
          <w:t xml:space="preserve"> </w:t>
        </w:r>
      </w:ins>
      <w:ins w:id="30" w:author="Unknown Author" w:date="2024-11-30T22:06:21Z">
        <w:r>
          <w:rPr>
            <w:sz w:val="24"/>
            <w:szCs w:val="24"/>
          </w:rPr>
          <w:t>Burt</w:t>
        </w:r>
      </w:ins>
      <w:ins w:id="31" w:author="Unknown Author" w:date="2024-11-30T22:06:21Z">
        <w:r>
          <w:rPr>
            <w:spacing w:val="-4"/>
            <w:sz w:val="24"/>
            <w:szCs w:val="24"/>
          </w:rPr>
          <w:t xml:space="preserve"> </w:t>
        </w:r>
      </w:ins>
      <w:ins w:id="32" w:author="Unknown Author" w:date="2024-11-30T22:06:21Z">
        <w:r>
          <w:rPr>
            <w:sz w:val="24"/>
            <w:szCs w:val="24"/>
          </w:rPr>
          <w:t>supervised</w:t>
        </w:r>
      </w:ins>
      <w:ins w:id="33" w:author="Unknown Author" w:date="2024-11-30T22:06:21Z">
        <w:r>
          <w:rPr>
            <w:spacing w:val="-4"/>
            <w:sz w:val="24"/>
            <w:szCs w:val="24"/>
          </w:rPr>
          <w:t xml:space="preserve"> </w:t>
        </w:r>
      </w:ins>
      <w:ins w:id="34" w:author="Unknown Author" w:date="2024-11-30T22:06:21Z">
        <w:r>
          <w:rPr>
            <w:sz w:val="24"/>
            <w:szCs w:val="24"/>
          </w:rPr>
          <w:t>me</w:t>
        </w:r>
      </w:ins>
      <w:ins w:id="35" w:author="Unknown Author" w:date="2024-11-30T22:06:21Z">
        <w:r>
          <w:rPr>
            <w:spacing w:val="-4"/>
            <w:sz w:val="24"/>
            <w:szCs w:val="24"/>
          </w:rPr>
          <w:t xml:space="preserve"> </w:t>
        </w:r>
      </w:ins>
      <w:ins w:id="36" w:author="Unknown Author" w:date="2024-11-30T22:06:21Z">
        <w:r>
          <w:rPr>
            <w:sz w:val="24"/>
            <w:szCs w:val="24"/>
          </w:rPr>
          <w:t>during</w:t>
        </w:r>
      </w:ins>
      <w:ins w:id="37" w:author="Unknown Author" w:date="2024-11-30T22:06:21Z">
        <w:r>
          <w:rPr>
            <w:spacing w:val="-4"/>
            <w:sz w:val="24"/>
            <w:szCs w:val="24"/>
          </w:rPr>
          <w:t xml:space="preserve"> </w:t>
        </w:r>
      </w:ins>
      <w:ins w:id="38" w:author="Unknown Author" w:date="2024-11-30T22:06:21Z">
        <w:r>
          <w:rPr>
            <w:sz w:val="24"/>
            <w:szCs w:val="24"/>
          </w:rPr>
          <w:t>my</w:t>
        </w:r>
      </w:ins>
      <w:ins w:id="39" w:author="Unknown Author" w:date="2024-11-30T22:06:21Z">
        <w:r>
          <w:rPr>
            <w:spacing w:val="-4"/>
            <w:sz w:val="24"/>
            <w:szCs w:val="24"/>
          </w:rPr>
          <w:t xml:space="preserve"> </w:t>
        </w:r>
      </w:ins>
      <w:ins w:id="40" w:author="Unknown Author" w:date="2024-11-30T22:06:21Z">
        <w:r>
          <w:rPr>
            <w:sz w:val="24"/>
            <w:szCs w:val="24"/>
          </w:rPr>
          <w:t>masters</w:t>
        </w:r>
      </w:ins>
      <w:ins w:id="41" w:author="Unknown Author" w:date="2024-11-30T22:06:21Z">
        <w:r>
          <w:rPr>
            <w:spacing w:val="-4"/>
            <w:sz w:val="24"/>
            <w:szCs w:val="24"/>
          </w:rPr>
          <w:t xml:space="preserve"> </w:t>
        </w:r>
      </w:ins>
      <w:ins w:id="42" w:author="Unknown Author" w:date="2024-11-30T22:06:21Z">
        <w:r>
          <w:rPr>
            <w:sz w:val="24"/>
            <w:szCs w:val="24"/>
          </w:rPr>
          <w:t>studies</w:t>
        </w:r>
      </w:ins>
      <w:ins w:id="43" w:author="Unknown Author" w:date="2024-11-30T22:06:21Z">
        <w:r>
          <w:rPr>
            <w:spacing w:val="-4"/>
            <w:sz w:val="24"/>
            <w:szCs w:val="24"/>
          </w:rPr>
          <w:t xml:space="preserve"> </w:t>
        </w:r>
      </w:ins>
      <w:ins w:id="44" w:author="Unknown Author" w:date="2024-11-30T22:06:21Z">
        <w:r>
          <w:rPr>
            <w:sz w:val="24"/>
            <w:szCs w:val="24"/>
          </w:rPr>
          <w:t>at</w:t>
        </w:r>
      </w:ins>
      <w:ins w:id="45" w:author="Unknown Author" w:date="2024-11-30T22:06:21Z">
        <w:r>
          <w:rPr>
            <w:spacing w:val="-4"/>
            <w:sz w:val="24"/>
            <w:szCs w:val="24"/>
          </w:rPr>
          <w:t xml:space="preserve"> </w:t>
        </w:r>
      </w:ins>
      <w:ins w:id="46" w:author="Unknown Author" w:date="2024-11-30T22:06:21Z">
        <w:r>
          <w:rPr>
            <w:sz w:val="24"/>
            <w:szCs w:val="24"/>
          </w:rPr>
          <w:t>Lancaster</w:t>
        </w:r>
      </w:ins>
      <w:ins w:id="47" w:author="Unknown Author" w:date="2024-11-30T22:06:21Z">
        <w:r>
          <w:rPr>
            <w:spacing w:val="-4"/>
            <w:sz w:val="24"/>
            <w:szCs w:val="24"/>
          </w:rPr>
          <w:t xml:space="preserve"> </w:t>
        </w:r>
      </w:ins>
      <w:ins w:id="48" w:author="Unknown Author" w:date="2024-11-30T22:06:21Z">
        <w:r>
          <w:rPr>
            <w:sz w:val="24"/>
            <w:szCs w:val="24"/>
          </w:rPr>
          <w:t>working</w:t>
        </w:r>
      </w:ins>
      <w:ins w:id="49" w:author="Unknown Author" w:date="2024-11-30T22:06:21Z">
        <w:r>
          <w:rPr>
            <w:spacing w:val="-4"/>
            <w:sz w:val="24"/>
            <w:szCs w:val="24"/>
          </w:rPr>
          <w:t xml:space="preserve"> </w:t>
        </w:r>
      </w:ins>
      <w:ins w:id="50" w:author="Unknown Author" w:date="2024-11-30T22:06:21Z">
        <w:r>
          <w:rPr>
            <w:sz w:val="24"/>
            <w:szCs w:val="24"/>
          </w:rPr>
          <w:t>on</w:t>
        </w:r>
      </w:ins>
      <w:ins w:id="51" w:author="Unknown Author" w:date="2024-11-30T22:06:21Z">
        <w:r>
          <w:rPr>
            <w:spacing w:val="-4"/>
            <w:sz w:val="24"/>
            <w:szCs w:val="24"/>
          </w:rPr>
          <w:t xml:space="preserve"> </w:t>
        </w:r>
      </w:ins>
      <w:ins w:id="52" w:author="Unknown Author" w:date="2024-11-30T22:06:21Z">
        <w:r>
          <w:rPr>
            <w:sz w:val="24"/>
            <w:szCs w:val="24"/>
          </w:rPr>
          <w:t>RF</w:t>
        </w:r>
      </w:ins>
      <w:ins w:id="53" w:author="Unknown Author" w:date="2024-11-30T22:06:21Z">
        <w:r>
          <w:rPr>
            <w:spacing w:val="-4"/>
            <w:sz w:val="24"/>
            <w:szCs w:val="24"/>
          </w:rPr>
          <w:t xml:space="preserve"> </w:t>
        </w:r>
      </w:ins>
      <w:ins w:id="54" w:author="Unknown Author" w:date="2024-11-30T22:06:21Z">
        <w:r>
          <w:rPr>
            <w:sz w:val="24"/>
            <w:szCs w:val="24"/>
          </w:rPr>
          <w:t>antenna design optimization.</w:t>
        </w:r>
      </w:ins>
    </w:p>
    <w:p>
      <w:pPr>
        <w:pStyle w:val="BodyText"/>
        <w:spacing w:lineRule="auto" w:line="276"/>
        <w:jc w:val="left"/>
        <w:rPr>
          <w:ins w:id="57" w:author="Unknown Author" w:date="2024-11-30T22:06:21Z"/>
        </w:rPr>
      </w:pPr>
      <w:hyperlink r:id="rId2">
        <w:ins w:id="56" w:author="Unknown Author" w:date="2024-11-30T22:06:21Z">
          <w:r>
            <w:rPr>
              <w:rStyle w:val="ListLabel1"/>
              <w:color w:val="00007F"/>
              <w:spacing w:val="-2"/>
              <w:u w:val="single" w:color="00007F"/>
            </w:rPr>
            <w:t>g.burt1@lancaster.ac.uk</w:t>
          </w:r>
        </w:ins>
      </w:hyperlink>
    </w:p>
    <w:p>
      <w:pPr>
        <w:pStyle w:val="BodyText"/>
        <w:spacing w:lineRule="auto" w:line="276" w:before="55" w:after="0"/>
        <w:jc w:val="left"/>
        <w:rPr>
          <w:ins w:id="60" w:author="Unknown Author" w:date="2024-11-30T22:06:21Z"/>
        </w:rPr>
      </w:pPr>
      <w:ins w:id="58" w:author="Unknown Author" w:date="2024-11-30T22:06:21Z">
        <w:r>
          <w:rPr/>
          <w:t xml:space="preserve">+44 (0)1524 </w:t>
        </w:r>
      </w:ins>
      <w:ins w:id="59" w:author="Unknown Author" w:date="2024-11-30T22:06:21Z">
        <w:r>
          <w:rPr>
            <w:spacing w:val="-2"/>
          </w:rPr>
          <w:t>592177</w:t>
        </w:r>
      </w:ins>
    </w:p>
    <w:p>
      <w:pPr>
        <w:pStyle w:val="BodyText"/>
        <w:spacing w:lineRule="auto" w:line="276" w:before="226" w:after="0"/>
        <w:ind w:left="115" w:right="814"/>
        <w:jc w:val="left"/>
        <w:rPr>
          <w:ins w:id="87" w:author="Unknown Author" w:date="2024-11-30T22:06:21Z"/>
        </w:rPr>
      </w:pPr>
      <w:ins w:id="61" w:author="Unknown Author" w:date="2024-11-30T22:06:21Z">
        <w:r>
          <w:rPr/>
          <w:t>Dr</w:t>
        </w:r>
      </w:ins>
      <w:ins w:id="62" w:author="Unknown Author" w:date="2024-11-30T22:06:21Z">
        <w:r>
          <w:rPr>
            <w:spacing w:val="-5"/>
          </w:rPr>
          <w:t xml:space="preserve"> </w:t>
        </w:r>
      </w:ins>
      <w:ins w:id="63" w:author="Unknown Author" w:date="2024-11-30T22:06:21Z">
        <w:r>
          <w:rPr/>
          <w:t>Riccardo</w:t>
        </w:r>
      </w:ins>
      <w:ins w:id="64" w:author="Unknown Author" w:date="2024-11-30T22:06:21Z">
        <w:r>
          <w:rPr>
            <w:spacing w:val="-5"/>
          </w:rPr>
          <w:t xml:space="preserve"> </w:t>
        </w:r>
      </w:ins>
      <w:ins w:id="65" w:author="Unknown Author" w:date="2024-11-30T22:06:21Z">
        <w:r>
          <w:rPr/>
          <w:t>Degl'Innocenti</w:t>
        </w:r>
      </w:ins>
      <w:ins w:id="66" w:author="Unknown Author" w:date="2024-11-30T22:06:21Z">
        <w:r>
          <w:rPr>
            <w:spacing w:val="-5"/>
          </w:rPr>
          <w:t xml:space="preserve"> </w:t>
        </w:r>
      </w:ins>
      <w:ins w:id="67" w:author="Unknown Author" w:date="2024-11-30T22:06:21Z">
        <w:r>
          <w:rPr/>
          <w:t>supervised</w:t>
        </w:r>
      </w:ins>
      <w:ins w:id="68" w:author="Unknown Author" w:date="2024-11-30T22:06:21Z">
        <w:r>
          <w:rPr>
            <w:spacing w:val="-5"/>
          </w:rPr>
          <w:t xml:space="preserve"> </w:t>
        </w:r>
      </w:ins>
      <w:ins w:id="69" w:author="Unknown Author" w:date="2024-11-30T22:06:21Z">
        <w:r>
          <w:rPr/>
          <w:t>me</w:t>
        </w:r>
      </w:ins>
      <w:ins w:id="70" w:author="Unknown Author" w:date="2024-11-30T22:06:21Z">
        <w:r>
          <w:rPr>
            <w:spacing w:val="-5"/>
          </w:rPr>
          <w:t xml:space="preserve"> </w:t>
        </w:r>
      </w:ins>
      <w:ins w:id="71" w:author="Unknown Author" w:date="2024-11-30T22:06:21Z">
        <w:r>
          <w:rPr/>
          <w:t>during</w:t>
        </w:r>
      </w:ins>
      <w:ins w:id="72" w:author="Unknown Author" w:date="2024-11-30T22:06:21Z">
        <w:r>
          <w:rPr>
            <w:spacing w:val="-5"/>
          </w:rPr>
          <w:t xml:space="preserve"> </w:t>
        </w:r>
      </w:ins>
      <w:ins w:id="73" w:author="Unknown Author" w:date="2024-11-30T22:06:21Z">
        <w:r>
          <w:rPr/>
          <w:t>my</w:t>
        </w:r>
      </w:ins>
      <w:ins w:id="74" w:author="Unknown Author" w:date="2024-11-30T22:06:21Z">
        <w:r>
          <w:rPr>
            <w:spacing w:val="-5"/>
          </w:rPr>
          <w:t xml:space="preserve"> </w:t>
        </w:r>
      </w:ins>
      <w:ins w:id="75" w:author="Unknown Author" w:date="2024-11-30T22:06:21Z">
        <w:r>
          <w:rPr/>
          <w:t>masters</w:t>
        </w:r>
      </w:ins>
      <w:ins w:id="76" w:author="Unknown Author" w:date="2024-11-30T22:06:21Z">
        <w:r>
          <w:rPr>
            <w:spacing w:val="-5"/>
          </w:rPr>
          <w:t xml:space="preserve"> </w:t>
        </w:r>
      </w:ins>
      <w:ins w:id="77" w:author="Unknown Author" w:date="2024-11-30T22:06:21Z">
        <w:r>
          <w:rPr/>
          <w:t>studies</w:t>
        </w:r>
      </w:ins>
      <w:ins w:id="78" w:author="Unknown Author" w:date="2024-11-30T22:06:21Z">
        <w:r>
          <w:rPr>
            <w:spacing w:val="-5"/>
          </w:rPr>
          <w:t xml:space="preserve"> </w:t>
        </w:r>
      </w:ins>
      <w:ins w:id="79" w:author="Unknown Author" w:date="2024-11-30T22:06:21Z">
        <w:r>
          <w:rPr/>
          <w:t>at</w:t>
        </w:r>
      </w:ins>
      <w:ins w:id="80" w:author="Unknown Author" w:date="2024-11-30T22:06:21Z">
        <w:r>
          <w:rPr>
            <w:spacing w:val="-5"/>
          </w:rPr>
          <w:t xml:space="preserve"> </w:t>
        </w:r>
      </w:ins>
      <w:ins w:id="81" w:author="Unknown Author" w:date="2024-11-30T22:06:21Z">
        <w:r>
          <w:rPr/>
          <w:t>Lancaster</w:t>
        </w:r>
      </w:ins>
      <w:ins w:id="82" w:author="Unknown Author" w:date="2024-11-30T22:06:21Z">
        <w:r>
          <w:rPr>
            <w:spacing w:val="-5"/>
          </w:rPr>
          <w:t xml:space="preserve"> </w:t>
        </w:r>
      </w:ins>
      <w:ins w:id="83" w:author="Unknown Author" w:date="2024-11-30T22:06:21Z">
        <w:r>
          <w:rPr/>
          <w:t>with</w:t>
        </w:r>
      </w:ins>
      <w:ins w:id="84" w:author="Unknown Author" w:date="2024-11-30T22:06:21Z">
        <w:r>
          <w:rPr>
            <w:spacing w:val="-5"/>
          </w:rPr>
          <w:t xml:space="preserve"> </w:t>
        </w:r>
      </w:ins>
      <w:ins w:id="85" w:author="Unknown Author" w:date="2024-11-30T22:06:21Z">
        <w:r>
          <w:rPr/>
          <w:t xml:space="preserve">the investigation of THz generation using photoconductive antennas. </w:t>
        </w:r>
      </w:ins>
      <w:hyperlink r:id="rId3">
        <w:ins w:id="86" w:author="Unknown Author" w:date="2024-11-30T22:06:21Z">
          <w:r>
            <w:rPr>
              <w:rStyle w:val="ListLabel1"/>
              <w:color w:val="00007F"/>
              <w:spacing w:val="-2"/>
              <w:u w:val="single" w:color="00007F"/>
            </w:rPr>
            <w:t>r.deglinnocenti@qmul.ac.uk</w:t>
          </w:r>
        </w:ins>
      </w:hyperlink>
    </w:p>
    <w:p>
      <w:pPr>
        <w:pStyle w:val="BodyText"/>
        <w:spacing w:lineRule="auto" w:line="276" w:before="8" w:after="0"/>
        <w:ind w:left="0"/>
        <w:jc w:val="left"/>
        <w:rPr>
          <w:ins w:id="89" w:author="Unknown Author" w:date="2024-11-30T22:06:21Z"/>
        </w:rPr>
      </w:pPr>
      <w:ins w:id="88" w:author="Unknown Author" w:date="2024-11-30T22:06:21Z">
        <w:r>
          <w:rPr/>
        </w:r>
      </w:ins>
    </w:p>
    <w:p>
      <w:pPr>
        <w:pStyle w:val="BodyText"/>
        <w:spacing w:lineRule="auto" w:line="276"/>
        <w:jc w:val="left"/>
        <w:rPr>
          <w:ins w:id="116" w:author="Unknown Author" w:date="2024-11-30T22:06:21Z"/>
        </w:rPr>
      </w:pPr>
      <w:ins w:id="90" w:author="Unknown Author" w:date="2024-11-30T22:06:21Z">
        <w:r>
          <w:rPr/>
          <w:t>Dr</w:t>
        </w:r>
      </w:ins>
      <w:ins w:id="91" w:author="Unknown Author" w:date="2024-11-30T22:06:21Z">
        <w:r>
          <w:rPr>
            <w:spacing w:val="-10"/>
          </w:rPr>
          <w:t xml:space="preserve"> </w:t>
        </w:r>
      </w:ins>
      <w:ins w:id="92" w:author="Unknown Author" w:date="2024-11-30T22:06:21Z">
        <w:r>
          <w:rPr/>
          <w:t>Jayakrishnan</w:t>
        </w:r>
      </w:ins>
      <w:ins w:id="93" w:author="Unknown Author" w:date="2024-11-30T22:06:21Z">
        <w:r>
          <w:rPr>
            <w:spacing w:val="-10"/>
          </w:rPr>
          <w:t xml:space="preserve"> </w:t>
        </w:r>
      </w:ins>
      <w:ins w:id="94" w:author="Unknown Author" w:date="2024-11-30T22:06:21Z">
        <w:r>
          <w:rPr/>
          <w:t>Chandrappan</w:t>
        </w:r>
      </w:ins>
      <w:ins w:id="95" w:author="Unknown Author" w:date="2024-11-30T22:06:21Z">
        <w:r>
          <w:rPr>
            <w:spacing w:val="-10"/>
          </w:rPr>
          <w:t xml:space="preserve"> </w:t>
        </w:r>
      </w:ins>
      <w:ins w:id="96" w:author="Unknown Author" w:date="2024-11-30T22:06:21Z">
        <w:r>
          <w:rPr/>
          <w:t>was</w:t>
        </w:r>
      </w:ins>
      <w:ins w:id="97" w:author="Unknown Author" w:date="2024-11-30T22:06:21Z">
        <w:r>
          <w:rPr>
            <w:spacing w:val="-10"/>
          </w:rPr>
          <w:t xml:space="preserve"> </w:t>
        </w:r>
      </w:ins>
      <w:ins w:id="98" w:author="Unknown Author" w:date="2024-11-30T22:06:21Z">
        <w:r>
          <w:rPr/>
          <w:t>my</w:t>
        </w:r>
      </w:ins>
      <w:ins w:id="99" w:author="Unknown Author" w:date="2024-11-30T22:06:21Z">
        <w:r>
          <w:rPr>
            <w:spacing w:val="-10"/>
          </w:rPr>
          <w:t xml:space="preserve"> </w:t>
        </w:r>
      </w:ins>
      <w:ins w:id="100" w:author="Unknown Author" w:date="2024-11-30T22:06:21Z">
        <w:r>
          <w:rPr/>
          <w:t>manager</w:t>
        </w:r>
      </w:ins>
      <w:ins w:id="101" w:author="Unknown Author" w:date="2024-11-30T22:06:21Z">
        <w:r>
          <w:rPr>
            <w:spacing w:val="-10"/>
          </w:rPr>
          <w:t xml:space="preserve"> </w:t>
        </w:r>
      </w:ins>
      <w:ins w:id="102" w:author="Unknown Author" w:date="2024-11-30T22:06:21Z">
        <w:r>
          <w:rPr/>
          <w:t>in</w:t>
        </w:r>
      </w:ins>
      <w:ins w:id="103" w:author="Unknown Author" w:date="2024-11-30T22:06:21Z">
        <w:r>
          <w:rPr>
            <w:spacing w:val="-10"/>
          </w:rPr>
          <w:t xml:space="preserve"> </w:t>
        </w:r>
      </w:ins>
      <w:ins w:id="104" w:author="Unknown Author" w:date="2024-11-30T22:06:21Z">
        <w:r>
          <w:rPr/>
          <w:t>the</w:t>
        </w:r>
      </w:ins>
      <w:ins w:id="105" w:author="Unknown Author" w:date="2024-11-30T22:06:21Z">
        <w:r>
          <w:rPr>
            <w:spacing w:val="-10"/>
          </w:rPr>
          <w:t xml:space="preserve"> </w:t>
        </w:r>
      </w:ins>
      <w:ins w:id="106" w:author="Unknown Author" w:date="2024-11-30T22:06:21Z">
        <w:r>
          <w:rPr/>
          <w:t>Advanced</w:t>
        </w:r>
      </w:ins>
      <w:ins w:id="107" w:author="Unknown Author" w:date="2024-11-30T22:06:21Z">
        <w:r>
          <w:rPr>
            <w:spacing w:val="-10"/>
          </w:rPr>
          <w:t xml:space="preserve"> </w:t>
        </w:r>
      </w:ins>
      <w:ins w:id="108" w:author="Unknown Author" w:date="2024-11-30T22:06:21Z">
        <w:r>
          <w:rPr/>
          <w:t>Packaging</w:t>
        </w:r>
      </w:ins>
      <w:ins w:id="109" w:author="Unknown Author" w:date="2024-11-30T22:06:21Z">
        <w:r>
          <w:rPr>
            <w:spacing w:val="-10"/>
          </w:rPr>
          <w:t xml:space="preserve"> </w:t>
        </w:r>
      </w:ins>
      <w:ins w:id="110" w:author="Unknown Author" w:date="2024-11-30T22:06:21Z">
        <w:r>
          <w:rPr/>
          <w:t>department</w:t>
        </w:r>
      </w:ins>
      <w:ins w:id="111" w:author="Unknown Author" w:date="2024-11-30T22:06:21Z">
        <w:r>
          <w:rPr>
            <w:spacing w:val="-10"/>
          </w:rPr>
          <w:t xml:space="preserve"> </w:t>
        </w:r>
      </w:ins>
      <w:ins w:id="112" w:author="Unknown Author" w:date="2024-11-30T22:06:21Z">
        <w:r>
          <w:rPr/>
          <w:t>at</w:t>
        </w:r>
      </w:ins>
      <w:ins w:id="113" w:author="Unknown Author" w:date="2024-11-30T22:06:21Z">
        <w:r>
          <w:rPr>
            <w:spacing w:val="-10"/>
          </w:rPr>
          <w:t xml:space="preserve"> </w:t>
        </w:r>
      </w:ins>
      <w:ins w:id="114" w:author="Unknown Author" w:date="2024-11-30T22:06:21Z">
        <w:r>
          <w:rPr/>
          <w:t xml:space="preserve">CSA Catapult during my year long internship with the company. </w:t>
        </w:r>
      </w:ins>
      <w:hyperlink r:id="rId4">
        <w:ins w:id="115" w:author="Unknown Author" w:date="2024-11-30T22:06:21Z">
          <w:r>
            <w:rPr>
              <w:rStyle w:val="ListLabel1"/>
              <w:color w:val="00007F"/>
              <w:spacing w:val="-2"/>
              <w:u w:val="single" w:color="00007F"/>
            </w:rPr>
            <w:t>jayakrishnan.chandrappan@csa.catapult.org.uk</w:t>
          </w:r>
        </w:ins>
      </w:hyperlink>
    </w:p>
    <w:p>
      <w:pPr>
        <w:pStyle w:val="BodyText"/>
        <w:widowControl w:val="false"/>
        <w:bidi w:val="0"/>
        <w:spacing w:lineRule="auto" w:line="276" w:before="1" w:after="0"/>
        <w:ind w:left="115" w:right="8123"/>
        <w:jc w:val="left"/>
        <w:rPr>
          <w:ins w:id="118" w:author="Unknown Author" w:date="2024-11-30T22:06:21Z"/>
        </w:rPr>
      </w:pPr>
      <w:ins w:id="117" w:author="Unknown Author" w:date="2024-11-30T22:06:21Z">
        <w:r>
          <w:rPr/>
        </w:r>
      </w:ins>
    </w:p>
    <w:p>
      <w:pPr>
        <w:pStyle w:val="Normal"/>
        <w:spacing w:lineRule="auto" w:line="276"/>
        <w:jc w:val="left"/>
        <w:rPr>
          <w:ins w:id="120" w:author="Unknown Author" w:date="2024-11-30T22:06:21Z"/>
        </w:rPr>
      </w:pPr>
      <w:ins w:id="119" w:author="Unknown Author" w:date="2024-11-30T22:06:21Z">
        <w:r>
          <w:rPr>
            <w:sz w:val="24"/>
            <w:szCs w:val="24"/>
          </w:rPr>
          <w:t xml:space="preserve">Thank you in advance for taking the time to consider my application. If you need any additional information, please let me know. I would particularly welcome a meeting to discuss this further. </w:t>
        </w:r>
      </w:ins>
    </w:p>
    <w:p>
      <w:pPr>
        <w:pStyle w:val="BodyText"/>
        <w:spacing w:lineRule="auto" w:line="276" w:before="54" w:after="0"/>
        <w:ind w:left="0"/>
        <w:jc w:val="left"/>
        <w:rPr>
          <w:ins w:id="122" w:author="Unknown Author" w:date="2024-11-30T22:06:21Z"/>
        </w:rPr>
      </w:pPr>
      <w:ins w:id="121" w:author="Unknown Author" w:date="2024-11-30T22:06:21Z">
        <w:r>
          <w:rPr/>
        </w:r>
      </w:ins>
    </w:p>
    <w:p>
      <w:pPr>
        <w:pStyle w:val="BodyText"/>
        <w:spacing w:lineRule="auto" w:line="276" w:before="1" w:after="0"/>
        <w:ind w:left="115" w:right="8123"/>
        <w:jc w:val="left"/>
        <w:rPr>
          <w:ins w:id="124" w:author="Unknown Author" w:date="2024-11-30T22:06:21Z"/>
        </w:rPr>
      </w:pPr>
      <w:ins w:id="123" w:author="Unknown Author" w:date="2024-11-30T22:06:21Z">
        <w:r>
          <w:rPr/>
          <w:t xml:space="preserve">Yours sincerely, </w:t>
        </w:r>
      </w:ins>
    </w:p>
    <w:p>
      <w:pPr>
        <w:sectPr>
          <w:headerReference w:type="even" r:id="rId5"/>
          <w:headerReference w:type="default" r:id="rId6"/>
          <w:headerReference w:type="first" r:id="rId7"/>
          <w:footerReference w:type="even" r:id="rId8"/>
          <w:footerReference w:type="default" r:id="rId9"/>
          <w:footerReference w:type="first" r:id="rId10"/>
          <w:type w:val="nextPage"/>
          <w:pgSz w:w="11906" w:h="16838"/>
          <w:pgMar w:left="1020" w:right="1040" w:gutter="0" w:header="1093" w:top="1900" w:footer="1263" w:bottom="1460"/>
          <w:pgNumType w:fmt="decimal"/>
          <w:formProt w:val="false"/>
          <w:textDirection w:val="lrTb"/>
          <w:docGrid w:type="default" w:linePitch="100" w:charSpace="0"/>
        </w:sectPr>
        <w:pStyle w:val="BodyText"/>
        <w:spacing w:lineRule="auto" w:line="276" w:before="1" w:after="0"/>
        <w:ind w:left="115" w:right="8123"/>
        <w:jc w:val="left"/>
        <w:rPr>
          <w:spacing w:val="-2"/>
          <w:sz w:val="24"/>
          <w:szCs w:val="24"/>
          <w:del w:id="128" w:author="Unknown Author" w:date="2024-11-30T22:06:17Z"/>
        </w:rPr>
      </w:pPr>
      <w:ins w:id="125" w:author="Unknown Author" w:date="2024-11-30T22:06:21Z">
        <w:r>
          <w:rPr>
            <w:spacing w:val="-2"/>
            <w:sz w:val="24"/>
            <w:szCs w:val="24"/>
          </w:rPr>
          <w:t>Andrew</w:t>
        </w:r>
      </w:ins>
      <w:ins w:id="126" w:author="Unknown Author" w:date="2024-11-30T22:06:21Z">
        <w:r>
          <w:rPr>
            <w:spacing w:val="-15"/>
            <w:sz w:val="24"/>
            <w:szCs w:val="24"/>
          </w:rPr>
          <w:t xml:space="preserve"> </w:t>
        </w:r>
      </w:ins>
      <w:ins w:id="127" w:author="Unknown Author" w:date="2024-11-30T22:06:21Z">
        <w:r>
          <w:rPr>
            <w:spacing w:val="-2"/>
            <w:sz w:val="24"/>
            <w:szCs w:val="24"/>
          </w:rPr>
          <w:t>Thomas</w:t>
        </w:r>
      </w:ins>
    </w:p>
    <w:p>
      <w:pPr>
        <w:pStyle w:val="Normal"/>
        <w:spacing w:lineRule="auto" w:line="288"/>
        <w:jc w:val="both"/>
        <w:rPr>
          <w:sz w:val="24"/>
          <w:szCs w:val="24"/>
          <w:del w:id="130" w:author="Unknown Author" w:date="2024-11-30T22:06:17Z"/>
        </w:rPr>
      </w:pPr>
      <w:del w:id="129" w:author="Unknown Author" w:date="2024-11-30T22:06:17Z">
        <w:r>
          <w:rPr>
            <w:sz w:val="24"/>
            <w:szCs w:val="24"/>
          </w:rPr>
        </w:r>
      </w:del>
    </w:p>
    <w:p>
      <w:pPr>
        <w:pStyle w:val="Normal"/>
        <w:spacing w:lineRule="auto" w:line="288"/>
        <w:jc w:val="both"/>
        <w:rPr>
          <w:sz w:val="24"/>
          <w:szCs w:val="24"/>
          <w:del w:id="132" w:author="Unknown Author" w:date="2024-11-30T22:06:17Z"/>
        </w:rPr>
      </w:pPr>
      <w:del w:id="131" w:author="Unknown Author" w:date="2024-11-30T22:06:17Z">
        <w:r>
          <w:rPr>
            <w:sz w:val="24"/>
            <w:szCs w:val="24"/>
          </w:rPr>
        </w:r>
      </w:del>
    </w:p>
    <w:p>
      <w:pPr>
        <w:pStyle w:val="BodyText"/>
        <w:widowControl w:val="false"/>
        <w:suppressAutoHyphens w:val="true"/>
        <w:bidi w:val="0"/>
        <w:spacing w:lineRule="auto" w:line="288" w:before="0" w:after="0"/>
        <w:ind w:left="0"/>
        <w:jc w:val="both"/>
        <w:rPr>
          <w:spacing w:val="-2"/>
          <w:sz w:val="24"/>
          <w:szCs w:val="24"/>
          <w:del w:id="162" w:author="Unknown Author" w:date="2024-11-30T22:06:17Z"/>
        </w:rPr>
      </w:pPr>
      <w:del w:id="133" w:author="Unknown Author" w:date="2024-11-30T22:06:17Z">
        <w:r>
          <w:rPr>
            <w:sz w:val="24"/>
            <w:szCs w:val="24"/>
          </w:rPr>
          <w:delText>Dr</w:delText>
        </w:r>
      </w:del>
      <w:del w:id="134" w:author="Unknown Author" w:date="2024-11-30T22:06:17Z">
        <w:r>
          <w:rPr>
            <w:spacing w:val="-4"/>
            <w:sz w:val="24"/>
            <w:szCs w:val="24"/>
          </w:rPr>
          <w:delText xml:space="preserve"> </w:delText>
        </w:r>
      </w:del>
      <w:del w:id="135" w:author="Unknown Author" w:date="2024-11-30T22:06:17Z">
        <w:r>
          <w:rPr>
            <w:sz w:val="24"/>
            <w:szCs w:val="24"/>
          </w:rPr>
          <w:delText>Graeme</w:delText>
        </w:r>
      </w:del>
      <w:del w:id="136" w:author="Unknown Author" w:date="2024-11-30T22:06:17Z">
        <w:r>
          <w:rPr>
            <w:spacing w:val="-4"/>
            <w:sz w:val="24"/>
            <w:szCs w:val="24"/>
          </w:rPr>
          <w:delText xml:space="preserve"> </w:delText>
        </w:r>
      </w:del>
      <w:del w:id="137" w:author="Unknown Author" w:date="2024-11-30T22:06:17Z">
        <w:r>
          <w:rPr>
            <w:sz w:val="24"/>
            <w:szCs w:val="24"/>
          </w:rPr>
          <w:delText>Burt</w:delText>
        </w:r>
      </w:del>
      <w:del w:id="138" w:author="Unknown Author" w:date="2024-11-30T22:06:17Z">
        <w:r>
          <w:rPr>
            <w:spacing w:val="-4"/>
            <w:sz w:val="24"/>
            <w:szCs w:val="24"/>
          </w:rPr>
          <w:delText xml:space="preserve"> </w:delText>
        </w:r>
      </w:del>
      <w:del w:id="139" w:author="Unknown Author" w:date="2024-11-30T22:06:17Z">
        <w:r>
          <w:rPr>
            <w:sz w:val="24"/>
            <w:szCs w:val="24"/>
          </w:rPr>
          <w:delText>supervised</w:delText>
        </w:r>
      </w:del>
      <w:del w:id="140" w:author="Unknown Author" w:date="2024-11-30T22:06:17Z">
        <w:r>
          <w:rPr>
            <w:spacing w:val="-4"/>
            <w:sz w:val="24"/>
            <w:szCs w:val="24"/>
          </w:rPr>
          <w:delText xml:space="preserve"> </w:delText>
        </w:r>
      </w:del>
      <w:del w:id="141" w:author="Unknown Author" w:date="2024-11-30T22:06:17Z">
        <w:r>
          <w:rPr>
            <w:sz w:val="24"/>
            <w:szCs w:val="24"/>
          </w:rPr>
          <w:delText>me</w:delText>
        </w:r>
      </w:del>
      <w:del w:id="142" w:author="Unknown Author" w:date="2024-11-30T22:06:17Z">
        <w:r>
          <w:rPr>
            <w:spacing w:val="-4"/>
            <w:sz w:val="24"/>
            <w:szCs w:val="24"/>
          </w:rPr>
          <w:delText xml:space="preserve"> </w:delText>
        </w:r>
      </w:del>
      <w:del w:id="143" w:author="Unknown Author" w:date="2024-11-30T22:06:17Z">
        <w:r>
          <w:rPr>
            <w:sz w:val="24"/>
            <w:szCs w:val="24"/>
          </w:rPr>
          <w:delText>during</w:delText>
        </w:r>
      </w:del>
      <w:del w:id="144" w:author="Unknown Author" w:date="2024-11-30T22:06:17Z">
        <w:r>
          <w:rPr>
            <w:spacing w:val="-4"/>
            <w:sz w:val="24"/>
            <w:szCs w:val="24"/>
          </w:rPr>
          <w:delText xml:space="preserve"> </w:delText>
        </w:r>
      </w:del>
      <w:del w:id="145" w:author="Unknown Author" w:date="2024-11-30T22:06:17Z">
        <w:r>
          <w:rPr>
            <w:sz w:val="24"/>
            <w:szCs w:val="24"/>
          </w:rPr>
          <w:delText>my</w:delText>
        </w:r>
      </w:del>
      <w:del w:id="146" w:author="Unknown Author" w:date="2024-11-30T22:06:17Z">
        <w:r>
          <w:rPr>
            <w:spacing w:val="-4"/>
            <w:sz w:val="24"/>
            <w:szCs w:val="24"/>
          </w:rPr>
          <w:delText xml:space="preserve"> </w:delText>
        </w:r>
      </w:del>
      <w:del w:id="147" w:author="Unknown Author" w:date="2024-11-30T22:06:17Z">
        <w:r>
          <w:rPr>
            <w:sz w:val="24"/>
            <w:szCs w:val="24"/>
          </w:rPr>
          <w:delText>masters</w:delText>
        </w:r>
      </w:del>
      <w:del w:id="148" w:author="Unknown Author" w:date="2024-11-30T22:06:17Z">
        <w:r>
          <w:rPr>
            <w:spacing w:val="-4"/>
            <w:sz w:val="24"/>
            <w:szCs w:val="24"/>
          </w:rPr>
          <w:delText xml:space="preserve"> </w:delText>
        </w:r>
      </w:del>
      <w:del w:id="149" w:author="Unknown Author" w:date="2024-11-30T22:06:17Z">
        <w:r>
          <w:rPr>
            <w:sz w:val="24"/>
            <w:szCs w:val="24"/>
          </w:rPr>
          <w:delText>studies</w:delText>
        </w:r>
      </w:del>
      <w:del w:id="150" w:author="Unknown Author" w:date="2024-11-30T22:06:17Z">
        <w:r>
          <w:rPr>
            <w:spacing w:val="-4"/>
            <w:sz w:val="24"/>
            <w:szCs w:val="24"/>
          </w:rPr>
          <w:delText xml:space="preserve"> </w:delText>
        </w:r>
      </w:del>
      <w:del w:id="151" w:author="Unknown Author" w:date="2024-11-30T22:06:17Z">
        <w:r>
          <w:rPr>
            <w:sz w:val="24"/>
            <w:szCs w:val="24"/>
          </w:rPr>
          <w:delText>at</w:delText>
        </w:r>
      </w:del>
      <w:del w:id="152" w:author="Unknown Author" w:date="2024-11-30T22:06:17Z">
        <w:r>
          <w:rPr>
            <w:spacing w:val="-4"/>
            <w:sz w:val="24"/>
            <w:szCs w:val="24"/>
          </w:rPr>
          <w:delText xml:space="preserve"> </w:delText>
        </w:r>
      </w:del>
      <w:del w:id="153" w:author="Unknown Author" w:date="2024-11-30T22:06:17Z">
        <w:r>
          <w:rPr>
            <w:sz w:val="24"/>
            <w:szCs w:val="24"/>
          </w:rPr>
          <w:delText>Lancaster</w:delText>
        </w:r>
      </w:del>
      <w:del w:id="154" w:author="Unknown Author" w:date="2024-11-30T22:06:17Z">
        <w:r>
          <w:rPr>
            <w:spacing w:val="-4"/>
            <w:sz w:val="24"/>
            <w:szCs w:val="24"/>
          </w:rPr>
          <w:delText xml:space="preserve"> </w:delText>
        </w:r>
      </w:del>
      <w:del w:id="155" w:author="Unknown Author" w:date="2024-11-30T22:06:17Z">
        <w:r>
          <w:rPr>
            <w:sz w:val="24"/>
            <w:szCs w:val="24"/>
          </w:rPr>
          <w:delText>working</w:delText>
        </w:r>
      </w:del>
      <w:del w:id="156" w:author="Unknown Author" w:date="2024-11-30T22:06:17Z">
        <w:r>
          <w:rPr>
            <w:spacing w:val="-4"/>
            <w:sz w:val="24"/>
            <w:szCs w:val="24"/>
          </w:rPr>
          <w:delText xml:space="preserve"> </w:delText>
        </w:r>
      </w:del>
      <w:del w:id="157" w:author="Unknown Author" w:date="2024-11-30T22:06:17Z">
        <w:r>
          <w:rPr>
            <w:sz w:val="24"/>
            <w:szCs w:val="24"/>
          </w:rPr>
          <w:delText>on</w:delText>
        </w:r>
      </w:del>
      <w:del w:id="158" w:author="Unknown Author" w:date="2024-11-30T22:06:17Z">
        <w:r>
          <w:rPr>
            <w:spacing w:val="-4"/>
            <w:sz w:val="24"/>
            <w:szCs w:val="24"/>
          </w:rPr>
          <w:delText xml:space="preserve"> </w:delText>
        </w:r>
      </w:del>
      <w:del w:id="159" w:author="Unknown Author" w:date="2024-11-30T22:06:17Z">
        <w:r>
          <w:rPr>
            <w:sz w:val="24"/>
            <w:szCs w:val="24"/>
          </w:rPr>
          <w:delText>RF</w:delText>
        </w:r>
      </w:del>
      <w:del w:id="160" w:author="Unknown Author" w:date="2024-11-30T22:06:17Z">
        <w:r>
          <w:rPr>
            <w:spacing w:val="-4"/>
            <w:sz w:val="24"/>
            <w:szCs w:val="24"/>
          </w:rPr>
          <w:delText xml:space="preserve"> </w:delText>
        </w:r>
      </w:del>
      <w:del w:id="161" w:author="Unknown Author" w:date="2024-11-30T22:06:17Z">
        <w:r>
          <w:rPr>
            <w:sz w:val="24"/>
            <w:szCs w:val="24"/>
          </w:rPr>
          <w:delText>antenna design optimization.</w:delText>
        </w:r>
      </w:del>
    </w:p>
    <w:p>
      <w:pPr>
        <w:pStyle w:val="BodyText"/>
        <w:widowControl w:val="false"/>
        <w:suppressAutoHyphens w:val="true"/>
        <w:bidi w:val="0"/>
        <w:spacing w:lineRule="auto" w:line="288" w:before="0" w:after="0"/>
        <w:jc w:val="both"/>
        <w:rPr>
          <w:spacing w:val="-2"/>
          <w:sz w:val="24"/>
          <w:szCs w:val="24"/>
          <w:del w:id="164" w:author="Unknown Author" w:date="2024-11-30T22:06:17Z"/>
        </w:rPr>
      </w:pPr>
      <w:hyperlink r:id="rId11">
        <w:del w:id="163" w:author="Unknown Author" w:date="2024-11-30T22:06:17Z">
          <w:r>
            <w:rPr>
              <w:rStyle w:val="ListLabel1"/>
              <w:color w:val="00007F"/>
              <w:spacing w:val="-2"/>
              <w:u w:val="single" w:color="00007F"/>
            </w:rPr>
            <w:delText>g.burt1@lancaster.ac.uk</w:delText>
          </w:r>
        </w:del>
      </w:hyperlink>
    </w:p>
    <w:p>
      <w:pPr>
        <w:pStyle w:val="BodyText"/>
        <w:widowControl w:val="false"/>
        <w:suppressAutoHyphens w:val="true"/>
        <w:bidi w:val="0"/>
        <w:spacing w:lineRule="auto" w:line="288" w:before="0" w:after="0"/>
        <w:jc w:val="both"/>
        <w:rPr>
          <w:spacing w:val="-2"/>
          <w:sz w:val="24"/>
          <w:szCs w:val="24"/>
          <w:del w:id="167" w:author="Unknown Author" w:date="2024-11-30T22:06:17Z"/>
        </w:rPr>
      </w:pPr>
      <w:del w:id="165" w:author="Unknown Author" w:date="2024-11-30T22:06:17Z">
        <w:r>
          <w:rPr/>
          <w:delText xml:space="preserve">+44 (0)1524 </w:delText>
        </w:r>
      </w:del>
      <w:del w:id="166" w:author="Unknown Author" w:date="2024-11-30T22:06:17Z">
        <w:r>
          <w:rPr>
            <w:spacing w:val="-2"/>
          </w:rPr>
          <w:delText>592177</w:delText>
        </w:r>
      </w:del>
    </w:p>
    <w:p>
      <w:pPr>
        <w:pStyle w:val="BodyText"/>
        <w:widowControl w:val="false"/>
        <w:suppressAutoHyphens w:val="true"/>
        <w:bidi w:val="0"/>
        <w:spacing w:lineRule="auto" w:line="288" w:before="0" w:after="0"/>
        <w:jc w:val="both"/>
        <w:rPr>
          <w:spacing w:val="-2"/>
          <w:sz w:val="24"/>
          <w:szCs w:val="24"/>
          <w:del w:id="194" w:author="Unknown Author" w:date="2024-11-30T22:06:17Z"/>
        </w:rPr>
      </w:pPr>
      <w:del w:id="168" w:author="Unknown Author" w:date="2024-11-30T22:06:17Z">
        <w:r>
          <w:rPr/>
          <w:delText>Dr</w:delText>
        </w:r>
      </w:del>
      <w:del w:id="169" w:author="Unknown Author" w:date="2024-11-30T22:06:17Z">
        <w:r>
          <w:rPr>
            <w:spacing w:val="-5"/>
          </w:rPr>
          <w:delText xml:space="preserve"> </w:delText>
        </w:r>
      </w:del>
      <w:del w:id="170" w:author="Unknown Author" w:date="2024-11-30T22:06:17Z">
        <w:r>
          <w:rPr/>
          <w:delText>Riccardo</w:delText>
        </w:r>
      </w:del>
      <w:del w:id="171" w:author="Unknown Author" w:date="2024-11-30T22:06:17Z">
        <w:r>
          <w:rPr>
            <w:spacing w:val="-5"/>
          </w:rPr>
          <w:delText xml:space="preserve"> </w:delText>
        </w:r>
      </w:del>
      <w:del w:id="172" w:author="Unknown Author" w:date="2024-11-30T22:06:17Z">
        <w:r>
          <w:rPr/>
          <w:delText>Degl'Innocenti</w:delText>
        </w:r>
      </w:del>
      <w:del w:id="173" w:author="Unknown Author" w:date="2024-11-30T22:06:17Z">
        <w:r>
          <w:rPr>
            <w:spacing w:val="-5"/>
          </w:rPr>
          <w:delText xml:space="preserve"> </w:delText>
        </w:r>
      </w:del>
      <w:del w:id="174" w:author="Unknown Author" w:date="2024-11-30T22:06:17Z">
        <w:r>
          <w:rPr/>
          <w:delText>supervised</w:delText>
        </w:r>
      </w:del>
      <w:del w:id="175" w:author="Unknown Author" w:date="2024-11-30T22:06:17Z">
        <w:r>
          <w:rPr>
            <w:spacing w:val="-5"/>
          </w:rPr>
          <w:delText xml:space="preserve"> </w:delText>
        </w:r>
      </w:del>
      <w:del w:id="176" w:author="Unknown Author" w:date="2024-11-30T22:06:17Z">
        <w:r>
          <w:rPr/>
          <w:delText>me</w:delText>
        </w:r>
      </w:del>
      <w:del w:id="177" w:author="Unknown Author" w:date="2024-11-30T22:06:17Z">
        <w:r>
          <w:rPr>
            <w:spacing w:val="-5"/>
          </w:rPr>
          <w:delText xml:space="preserve"> </w:delText>
        </w:r>
      </w:del>
      <w:del w:id="178" w:author="Unknown Author" w:date="2024-11-30T22:06:17Z">
        <w:r>
          <w:rPr/>
          <w:delText>during</w:delText>
        </w:r>
      </w:del>
      <w:del w:id="179" w:author="Unknown Author" w:date="2024-11-30T22:06:17Z">
        <w:r>
          <w:rPr>
            <w:spacing w:val="-5"/>
          </w:rPr>
          <w:delText xml:space="preserve"> </w:delText>
        </w:r>
      </w:del>
      <w:del w:id="180" w:author="Unknown Author" w:date="2024-11-30T22:06:17Z">
        <w:r>
          <w:rPr/>
          <w:delText>my</w:delText>
        </w:r>
      </w:del>
      <w:del w:id="181" w:author="Unknown Author" w:date="2024-11-30T22:06:17Z">
        <w:r>
          <w:rPr>
            <w:spacing w:val="-5"/>
          </w:rPr>
          <w:delText xml:space="preserve"> </w:delText>
        </w:r>
      </w:del>
      <w:del w:id="182" w:author="Unknown Author" w:date="2024-11-30T22:06:17Z">
        <w:r>
          <w:rPr/>
          <w:delText>masters</w:delText>
        </w:r>
      </w:del>
      <w:del w:id="183" w:author="Unknown Author" w:date="2024-11-30T22:06:17Z">
        <w:r>
          <w:rPr>
            <w:spacing w:val="-5"/>
          </w:rPr>
          <w:delText xml:space="preserve"> </w:delText>
        </w:r>
      </w:del>
      <w:del w:id="184" w:author="Unknown Author" w:date="2024-11-30T22:06:17Z">
        <w:r>
          <w:rPr/>
          <w:delText>studies</w:delText>
        </w:r>
      </w:del>
      <w:del w:id="185" w:author="Unknown Author" w:date="2024-11-30T22:06:17Z">
        <w:r>
          <w:rPr>
            <w:spacing w:val="-5"/>
          </w:rPr>
          <w:delText xml:space="preserve"> </w:delText>
        </w:r>
      </w:del>
      <w:del w:id="186" w:author="Unknown Author" w:date="2024-11-30T22:06:17Z">
        <w:r>
          <w:rPr/>
          <w:delText>at</w:delText>
        </w:r>
      </w:del>
      <w:del w:id="187" w:author="Unknown Author" w:date="2024-11-30T22:06:17Z">
        <w:r>
          <w:rPr>
            <w:spacing w:val="-5"/>
          </w:rPr>
          <w:delText xml:space="preserve"> </w:delText>
        </w:r>
      </w:del>
      <w:del w:id="188" w:author="Unknown Author" w:date="2024-11-30T22:06:17Z">
        <w:r>
          <w:rPr/>
          <w:delText>Lancaster</w:delText>
        </w:r>
      </w:del>
      <w:del w:id="189" w:author="Unknown Author" w:date="2024-11-30T22:06:17Z">
        <w:r>
          <w:rPr>
            <w:spacing w:val="-5"/>
          </w:rPr>
          <w:delText xml:space="preserve"> </w:delText>
        </w:r>
      </w:del>
      <w:del w:id="190" w:author="Unknown Author" w:date="2024-11-30T22:06:17Z">
        <w:r>
          <w:rPr/>
          <w:delText>with</w:delText>
        </w:r>
      </w:del>
      <w:del w:id="191" w:author="Unknown Author" w:date="2024-11-30T22:06:17Z">
        <w:r>
          <w:rPr>
            <w:spacing w:val="-5"/>
          </w:rPr>
          <w:delText xml:space="preserve"> </w:delText>
        </w:r>
      </w:del>
      <w:del w:id="192" w:author="Unknown Author" w:date="2024-11-30T22:06:17Z">
        <w:r>
          <w:rPr/>
          <w:delText xml:space="preserve">the investigation of THz generation using photoconductive antennas. </w:delText>
        </w:r>
      </w:del>
      <w:hyperlink r:id="rId12">
        <w:del w:id="193" w:author="Unknown Author" w:date="2024-11-30T22:06:17Z">
          <w:r>
            <w:rPr>
              <w:rStyle w:val="ListLabel1"/>
              <w:color w:val="00007F"/>
              <w:spacing w:val="-2"/>
              <w:u w:val="single" w:color="00007F"/>
            </w:rPr>
            <w:delText>r.deglinnocenti@qmul.ac.uk</w:delText>
          </w:r>
        </w:del>
      </w:hyperlink>
    </w:p>
    <w:p>
      <w:pPr>
        <w:pStyle w:val="BodyText"/>
        <w:widowControl w:val="false"/>
        <w:suppressAutoHyphens w:val="true"/>
        <w:bidi w:val="0"/>
        <w:spacing w:lineRule="auto" w:line="288" w:before="0" w:after="0"/>
        <w:jc w:val="both"/>
        <w:rPr>
          <w:spacing w:val="-2"/>
          <w:sz w:val="24"/>
          <w:szCs w:val="24"/>
          <w:del w:id="196" w:author="Unknown Author" w:date="2024-11-30T22:06:17Z"/>
        </w:rPr>
      </w:pPr>
      <w:del w:id="195" w:author="Unknown Author" w:date="2024-11-30T22:06:17Z">
        <w:r>
          <w:rPr/>
        </w:r>
      </w:del>
    </w:p>
    <w:p>
      <w:pPr>
        <w:pStyle w:val="BodyText"/>
        <w:widowControl w:val="false"/>
        <w:suppressAutoHyphens w:val="true"/>
        <w:bidi w:val="0"/>
        <w:spacing w:lineRule="auto" w:line="288" w:before="0" w:after="0"/>
        <w:jc w:val="both"/>
        <w:rPr>
          <w:spacing w:val="-2"/>
          <w:sz w:val="24"/>
          <w:szCs w:val="24"/>
          <w:del w:id="223" w:author="Unknown Author" w:date="2024-11-30T22:06:17Z"/>
        </w:rPr>
      </w:pPr>
      <w:del w:id="197" w:author="Unknown Author" w:date="2024-11-30T22:06:17Z">
        <w:r>
          <w:rPr/>
          <w:delText>Dr</w:delText>
        </w:r>
      </w:del>
      <w:del w:id="198" w:author="Unknown Author" w:date="2024-11-30T22:06:17Z">
        <w:r>
          <w:rPr>
            <w:spacing w:val="-10"/>
          </w:rPr>
          <w:delText xml:space="preserve"> </w:delText>
        </w:r>
      </w:del>
      <w:del w:id="199" w:author="Unknown Author" w:date="2024-11-30T22:06:17Z">
        <w:r>
          <w:rPr/>
          <w:delText>Jayakrishnan</w:delText>
        </w:r>
      </w:del>
      <w:del w:id="200" w:author="Unknown Author" w:date="2024-11-30T22:06:17Z">
        <w:r>
          <w:rPr>
            <w:spacing w:val="-10"/>
          </w:rPr>
          <w:delText xml:space="preserve"> </w:delText>
        </w:r>
      </w:del>
      <w:del w:id="201" w:author="Unknown Author" w:date="2024-11-30T22:06:17Z">
        <w:r>
          <w:rPr/>
          <w:delText>Chandrappan</w:delText>
        </w:r>
      </w:del>
      <w:del w:id="202" w:author="Unknown Author" w:date="2024-11-30T22:06:17Z">
        <w:r>
          <w:rPr>
            <w:spacing w:val="-10"/>
          </w:rPr>
          <w:delText xml:space="preserve"> </w:delText>
        </w:r>
      </w:del>
      <w:del w:id="203" w:author="Unknown Author" w:date="2024-11-30T22:06:17Z">
        <w:r>
          <w:rPr/>
          <w:delText>was</w:delText>
        </w:r>
      </w:del>
      <w:del w:id="204" w:author="Unknown Author" w:date="2024-11-30T22:06:17Z">
        <w:r>
          <w:rPr>
            <w:spacing w:val="-10"/>
          </w:rPr>
          <w:delText xml:space="preserve"> </w:delText>
        </w:r>
      </w:del>
      <w:del w:id="205" w:author="Unknown Author" w:date="2024-11-30T22:06:17Z">
        <w:r>
          <w:rPr/>
          <w:delText>my</w:delText>
        </w:r>
      </w:del>
      <w:del w:id="206" w:author="Unknown Author" w:date="2024-11-30T22:06:17Z">
        <w:r>
          <w:rPr>
            <w:spacing w:val="-10"/>
          </w:rPr>
          <w:delText xml:space="preserve"> </w:delText>
        </w:r>
      </w:del>
      <w:del w:id="207" w:author="Unknown Author" w:date="2024-11-30T22:06:17Z">
        <w:r>
          <w:rPr/>
          <w:delText>manager</w:delText>
        </w:r>
      </w:del>
      <w:del w:id="208" w:author="Unknown Author" w:date="2024-11-30T22:06:17Z">
        <w:r>
          <w:rPr>
            <w:spacing w:val="-10"/>
          </w:rPr>
          <w:delText xml:space="preserve"> </w:delText>
        </w:r>
      </w:del>
      <w:del w:id="209" w:author="Unknown Author" w:date="2024-11-30T22:06:17Z">
        <w:r>
          <w:rPr/>
          <w:delText>in</w:delText>
        </w:r>
      </w:del>
      <w:del w:id="210" w:author="Unknown Author" w:date="2024-11-30T22:06:17Z">
        <w:r>
          <w:rPr>
            <w:spacing w:val="-10"/>
          </w:rPr>
          <w:delText xml:space="preserve"> </w:delText>
        </w:r>
      </w:del>
      <w:del w:id="211" w:author="Unknown Author" w:date="2024-11-30T22:06:17Z">
        <w:r>
          <w:rPr/>
          <w:delText>the</w:delText>
        </w:r>
      </w:del>
      <w:del w:id="212" w:author="Unknown Author" w:date="2024-11-30T22:06:17Z">
        <w:r>
          <w:rPr>
            <w:spacing w:val="-10"/>
          </w:rPr>
          <w:delText xml:space="preserve"> </w:delText>
        </w:r>
      </w:del>
      <w:del w:id="213" w:author="Unknown Author" w:date="2024-11-30T22:06:17Z">
        <w:r>
          <w:rPr/>
          <w:delText>Advanced</w:delText>
        </w:r>
      </w:del>
      <w:del w:id="214" w:author="Unknown Author" w:date="2024-11-30T22:06:17Z">
        <w:r>
          <w:rPr>
            <w:spacing w:val="-10"/>
          </w:rPr>
          <w:delText xml:space="preserve"> </w:delText>
        </w:r>
      </w:del>
      <w:del w:id="215" w:author="Unknown Author" w:date="2024-11-30T22:06:17Z">
        <w:r>
          <w:rPr/>
          <w:delText>Packaging</w:delText>
        </w:r>
      </w:del>
      <w:del w:id="216" w:author="Unknown Author" w:date="2024-11-30T22:06:17Z">
        <w:r>
          <w:rPr>
            <w:spacing w:val="-10"/>
          </w:rPr>
          <w:delText xml:space="preserve"> </w:delText>
        </w:r>
      </w:del>
      <w:del w:id="217" w:author="Unknown Author" w:date="2024-11-30T22:06:17Z">
        <w:r>
          <w:rPr/>
          <w:delText>department</w:delText>
        </w:r>
      </w:del>
      <w:del w:id="218" w:author="Unknown Author" w:date="2024-11-30T22:06:17Z">
        <w:r>
          <w:rPr>
            <w:spacing w:val="-10"/>
          </w:rPr>
          <w:delText xml:space="preserve"> </w:delText>
        </w:r>
      </w:del>
      <w:del w:id="219" w:author="Unknown Author" w:date="2024-11-30T22:06:17Z">
        <w:r>
          <w:rPr/>
          <w:delText>at</w:delText>
        </w:r>
      </w:del>
      <w:del w:id="220" w:author="Unknown Author" w:date="2024-11-30T22:06:17Z">
        <w:r>
          <w:rPr>
            <w:spacing w:val="-10"/>
          </w:rPr>
          <w:delText xml:space="preserve"> </w:delText>
        </w:r>
      </w:del>
      <w:del w:id="221" w:author="Unknown Author" w:date="2024-11-30T22:06:17Z">
        <w:r>
          <w:rPr/>
          <w:delText xml:space="preserve">CSA Catapult during my year long internship with the company. </w:delText>
        </w:r>
      </w:del>
      <w:hyperlink r:id="rId13">
        <w:del w:id="222" w:author="Unknown Author" w:date="2024-11-30T22:06:17Z">
          <w:r>
            <w:rPr>
              <w:rStyle w:val="ListLabel1"/>
              <w:color w:val="00007F"/>
              <w:spacing w:val="-2"/>
              <w:u w:val="single" w:color="00007F"/>
            </w:rPr>
            <w:delText>jayakrishnan.chandrappan@csa.catapult.org.uk</w:delText>
          </w:r>
        </w:del>
      </w:hyperlink>
    </w:p>
    <w:p>
      <w:pPr>
        <w:pStyle w:val="BodyText"/>
        <w:widowControl w:val="false"/>
        <w:suppressAutoHyphens w:val="true"/>
        <w:bidi w:val="0"/>
        <w:spacing w:lineRule="auto" w:line="288" w:before="0" w:after="0"/>
        <w:jc w:val="both"/>
        <w:rPr>
          <w:spacing w:val="-2"/>
          <w:sz w:val="24"/>
          <w:szCs w:val="24"/>
          <w:del w:id="225" w:author="Unknown Author" w:date="2024-11-30T22:06:17Z"/>
        </w:rPr>
      </w:pPr>
      <w:del w:id="224" w:author="Unknown Author" w:date="2024-11-30T22:06:17Z">
        <w:r>
          <w:rPr/>
        </w:r>
      </w:del>
    </w:p>
    <w:p>
      <w:pPr>
        <w:pStyle w:val="BodyText"/>
        <w:widowControl w:val="false"/>
        <w:suppressAutoHyphens w:val="true"/>
        <w:bidi w:val="0"/>
        <w:spacing w:lineRule="auto" w:line="288" w:before="0" w:after="0"/>
        <w:jc w:val="both"/>
        <w:rPr>
          <w:spacing w:val="-2"/>
          <w:sz w:val="24"/>
          <w:szCs w:val="24"/>
          <w:del w:id="227" w:author="Unknown Author" w:date="2024-11-30T22:06:17Z"/>
        </w:rPr>
      </w:pPr>
      <w:del w:id="226" w:author="Unknown Author" w:date="2024-11-30T22:06:17Z">
        <w:r>
          <w:rPr>
            <w:sz w:val="24"/>
            <w:szCs w:val="24"/>
          </w:rPr>
          <w:delText xml:space="preserve">Thank you in advance for taking the time to consider my application. If you need any additional information, please let me know. I would particularly welcome a meeting to discuss this further. </w:delText>
        </w:r>
      </w:del>
    </w:p>
    <w:p>
      <w:pPr>
        <w:pStyle w:val="BodyText"/>
        <w:widowControl w:val="false"/>
        <w:suppressAutoHyphens w:val="true"/>
        <w:bidi w:val="0"/>
        <w:spacing w:lineRule="auto" w:line="288" w:before="0" w:after="0"/>
        <w:jc w:val="both"/>
        <w:rPr>
          <w:spacing w:val="-2"/>
          <w:sz w:val="24"/>
          <w:szCs w:val="24"/>
          <w:del w:id="229" w:author="Unknown Author" w:date="2024-11-30T22:06:17Z"/>
        </w:rPr>
      </w:pPr>
      <w:del w:id="228" w:author="Unknown Author" w:date="2024-11-30T22:06:17Z">
        <w:r>
          <w:rPr/>
        </w:r>
      </w:del>
    </w:p>
    <w:p>
      <w:pPr>
        <w:pStyle w:val="BodyText"/>
        <w:widowControl w:val="false"/>
        <w:suppressAutoHyphens w:val="true"/>
        <w:bidi w:val="0"/>
        <w:spacing w:lineRule="auto" w:line="288" w:before="0" w:after="0"/>
        <w:jc w:val="both"/>
        <w:rPr>
          <w:spacing w:val="-2"/>
          <w:sz w:val="24"/>
          <w:szCs w:val="24"/>
          <w:del w:id="231" w:author="Unknown Author" w:date="2024-11-30T22:06:17Z"/>
        </w:rPr>
      </w:pPr>
      <w:del w:id="230" w:author="Unknown Author" w:date="2024-11-30T22:06:17Z">
        <w:r>
          <w:rPr/>
          <w:delText xml:space="preserve">Yours sincerely, </w:delText>
        </w:r>
      </w:del>
    </w:p>
    <w:p>
      <w:pPr>
        <w:pStyle w:val="BodyText"/>
        <w:widowControl w:val="false"/>
        <w:suppressAutoHyphens w:val="true"/>
        <w:bidi w:val="0"/>
        <w:spacing w:lineRule="auto" w:line="288" w:before="0" w:after="0"/>
        <w:jc w:val="both"/>
        <w:rPr>
          <w:spacing w:val="-2"/>
          <w:sz w:val="24"/>
          <w:szCs w:val="24"/>
        </w:rPr>
      </w:pPr>
      <w:del w:id="232" w:author="Unknown Author" w:date="2024-11-30T22:06:17Z">
        <w:r>
          <w:rPr/>
          <w:delText>Andrew</w:delText>
        </w:r>
      </w:del>
      <w:del w:id="233" w:author="Unknown Author" w:date="2024-11-30T22:06:17Z">
        <w:r>
          <w:rPr>
            <w:spacing w:val="-15"/>
          </w:rPr>
          <w:delText xml:space="preserve"> </w:delText>
        </w:r>
      </w:del>
      <w:del w:id="234" w:author="Unknown Author" w:date="2024-11-30T22:06:17Z">
        <w:r>
          <w:rPr/>
          <w:delText>Thomas</w:delText>
        </w:r>
      </w:del>
    </w:p>
    <w:sectPr>
      <w:headerReference w:type="default" r:id="rId14"/>
      <w:headerReference w:type="first" r:id="rId15"/>
      <w:footerReference w:type="default" r:id="rId16"/>
      <w:footerReference w:type="first" r:id="rId17"/>
      <w:type w:val="nextPage"/>
      <w:pgSz w:w="11906" w:h="16838"/>
      <w:pgMar w:left="1020" w:right="1040" w:gutter="0" w:header="1093" w:top="1900" w:footer="1263" w:bottom="1460"/>
      <w:pgNumType w:fmt="decimal"/>
      <w:formProt w:val="false"/>
      <w:textDirection w:val="lrTb"/>
      <w:docGrid w:type="default" w:linePitch="100" w:charSpace="4096"/>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Kasprzak, Ewa" w:date="2024-11-30T20:10:00Z" w:initials="EK">
    <w:p w14:paraId="01000000">
      <w:pPr>
        <w:overflowPunct w:val="true"/>
        <w:rPr/>
      </w:pPr>
      <w:r>
        <w:rPr>
          <w:rFonts w:ascii="Nimbus Roman" w:hAnsi="Nimbus Roman" w:eastAsia="Cantarell" w:cs="FreeSerif"/>
          <w:sz w:val="24"/>
          <w:szCs w:val="24"/>
          <w:lang w:val="en-US" w:eastAsia="en-US" w:bidi="en-US"/>
        </w:rPr>
        <w:t xml:space="preserve">So not in the actual areas of the phd? </w:t>
      </w:r>
    </w:p>
  </w:comment>
  <w:comment w:id="1" w:author="Kasprzak, Ewa" w:date="2024-11-30T20:10:00Z" w:initials="EK">
    <w:p w14:paraId="02000000">
      <w:pPr>
        <w:overflowPunct w:val="true"/>
        <w:rPr/>
      </w:pPr>
      <w:r>
        <w:rPr>
          <w:rFonts w:ascii="Nimbus Roman" w:hAnsi="Nimbus Roman" w:eastAsia="Cantarell" w:cs="FreeSerif"/>
          <w:sz w:val="24"/>
          <w:szCs w:val="24"/>
          <w:lang w:val="en-US" w:eastAsia="en-US" w:bidi="en-US"/>
        </w:rPr>
        <w:t xml:space="preserve">What are the areas you are interested in? </w:t>
      </w:r>
    </w:p>
  </w:comment>
  <w:comment w:id="2" w:author="Kasprzak, Ewa" w:date="2024-11-30T20:16:00Z" w:initials="EK">
    <w:p>
      <w:pPr>
        <w:overflowPunct w:val="true"/>
        <w:rPr/>
      </w:pPr>
      <w:r>
        <w:rPr>
          <w:rFonts w:ascii="Nimbus Roman" w:hAnsi="Nimbus Roman" w:eastAsia="Cantarell" w:cs="FreeSerif"/>
          <w:sz w:val="24"/>
          <w:szCs w:val="24"/>
          <w:lang w:val="en-US" w:eastAsia="en-US" w:bidi="en-US"/>
        </w:rPr>
        <w:t xml:space="preserve">What about your personal experience would allow you to fit in well? </w:t>
      </w:r>
    </w:p>
  </w:comment>
  <w:comment w:id="3" w:author="Kasprzak, Ewa" w:date="2024-11-30T20:22:00Z" w:initials="EK">
    <w:p>
      <w:pPr>
        <w:overflowPunct w:val="true"/>
        <w:rPr/>
      </w:pPr>
      <w:r>
        <w:rPr>
          <w:rFonts w:ascii="Nimbus Roman" w:hAnsi="Nimbus Roman" w:eastAsia="Cantarell" w:cs="FreeSerif"/>
          <w:sz w:val="24"/>
          <w:szCs w:val="24"/>
          <w:lang w:val="en-US" w:eastAsia="en-US" w:bidi="en-US"/>
        </w:rPr>
        <w:t xml:space="preserve">It could be clearer if you said what exactly went wrong and how you went about it to make sure you could finish the project? </w:t>
      </w:r>
    </w:p>
  </w:comment>
  <w:comment w:id="4" w:author="Kasprzak, Ewa" w:date="2024-11-30T20:22:00Z" w:initials="EK">
    <w:p>
      <w:pPr>
        <w:overflowPunct w:val="true"/>
        <w:rPr/>
      </w:pPr>
      <w:r>
        <w:rPr>
          <w:rFonts w:ascii="Nimbus Roman" w:hAnsi="Nimbus Roman" w:eastAsia="Cantarell" w:cs="FreeSerif"/>
          <w:sz w:val="24"/>
          <w:szCs w:val="24"/>
          <w:lang w:val="en-US" w:eastAsia="en-US" w:bidi="en-US"/>
        </w:rPr>
        <w:t xml:space="preserve">What were the benefits of the work? Impact on any other project? </w:t>
      </w:r>
    </w:p>
  </w:comment>
</w:comments>
</file>

<file path=word/commentsExtended.xml><?xml version="1.0" encoding="utf-8"?>
<w15:commentsEx xmlns:mc="http://schemas.openxmlformats.org/markup-compatibility/2006" xmlns:w15="http://schemas.microsoft.com/office/word/2012/wordml" mc:Ignorable="w15">
  <w15:commentEx w15:paraId="02000000" w15:paraIdParent="01000000"/>
</w15:commentsEx>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Nimbus Roman">
    <w:charset w:val="01"/>
    <w:family w:val="roman"/>
    <w:pitch w:val="variable"/>
  </w:font>
  <w:font w:name="Calibri">
    <w:charset w:val="01"/>
    <w:family w:val="roman"/>
    <w:pitch w:val="variable"/>
  </w:font>
  <w:font w:name="Times New Roman">
    <w:charset w:val="01"/>
    <w:family w:val="roman"/>
    <w:pitch w:val="variable"/>
  </w:font>
  <w:font w:name="Nimbus Sans">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ind w:left="0"/>
      <w:rPr>
        <w:sz w:val="20"/>
      </w:rPr>
    </w:pPr>
    <w:r>
      <w:rPr>
        <w:sz w:val="20"/>
      </w:rPr>
      <mc:AlternateContent>
        <mc:Choice Requires="wps">
          <w:drawing>
            <wp:anchor behindDoc="1" distT="0" distB="0" distL="0" distR="0" simplePos="0" locked="0" layoutInCell="0" allowOverlap="1" relativeHeight="8" wp14:anchorId="54419D56">
              <wp:simplePos x="0" y="0"/>
              <wp:positionH relativeFrom="page">
                <wp:posOffset>3705225</wp:posOffset>
              </wp:positionH>
              <wp:positionV relativeFrom="page">
                <wp:posOffset>9750425</wp:posOffset>
              </wp:positionV>
              <wp:extent cx="165100" cy="229235"/>
              <wp:effectExtent l="0" t="0" r="0" b="0"/>
              <wp:wrapNone/>
              <wp:docPr id="3" name="Textbox 2"/>
              <a:graphic xmlns:a="http://schemas.openxmlformats.org/drawingml/2006/main">
                <a:graphicData uri="http://schemas.microsoft.com/office/word/2010/wordprocessingShape">
                  <wps:wsp>
                    <wps:cNvSpPr/>
                    <wps:spPr>
                      <a:xfrm>
                        <a:off x="0" y="0"/>
                        <a:ext cx="165240" cy="229320"/>
                      </a:xfrm>
                      <a:prstGeom prst="rect">
                        <a:avLst/>
                      </a:prstGeom>
                      <a:noFill/>
                      <a:ln w="0">
                        <a:noFill/>
                      </a:ln>
                    </wps:spPr>
                    <wps:style>
                      <a:lnRef idx="0"/>
                      <a:fillRef idx="0"/>
                      <a:effectRef idx="0"/>
                      <a:fontRef idx="minor"/>
                    </wps:style>
                    <wps:txbx>
                      <w:txbxContent>
                        <w:p>
                          <w:pPr>
                            <w:pStyle w:val="BodyText"/>
                            <w:spacing w:before="49" w:after="0"/>
                            <w:ind w:left="60"/>
                            <w:rPr>
                              <w:color w:val="000000"/>
                            </w:rPr>
                          </w:pPr>
                          <w:r>
                            <w:rPr>
                              <w:color w:val="000000"/>
                              <w:spacing w:val="-10"/>
                            </w:rPr>
                            <w:fldChar w:fldCharType="begin"/>
                          </w:r>
                          <w:r>
                            <w:rPr>
                              <w:spacing w:val="-10"/>
                              <w:color w:val="000000"/>
                            </w:rPr>
                            <w:instrText xml:space="preserve"> PAGE </w:instrText>
                          </w:r>
                          <w:r>
                            <w:rPr>
                              <w:spacing w:val="-10"/>
                              <w:color w:val="000000"/>
                            </w:rPr>
                            <w:fldChar w:fldCharType="separate"/>
                          </w:r>
                          <w:r>
                            <w:rPr>
                              <w:spacing w:val="-10"/>
                              <w:color w:val="000000"/>
                            </w:rPr>
                            <w:t>2</w:t>
                          </w:r>
                          <w:r>
                            <w:rPr>
                              <w:spacing w:val="-10"/>
                              <w:color w:val="000000"/>
                            </w:rPr>
                            <w:fldChar w:fldCharType="end"/>
                          </w:r>
                        </w:p>
                      </w:txbxContent>
                    </wps:txbx>
                    <wps:bodyPr lIns="0" rIns="0" tIns="0" bIns="0" anchor="t">
                      <a:noAutofit/>
                    </wps:bodyPr>
                  </wps:wsp>
                </a:graphicData>
              </a:graphic>
            </wp:anchor>
          </w:drawing>
        </mc:Choice>
        <mc:Fallback>
          <w:pict>
            <v:rect id="shape_0" ID="Textbox 2" path="m0,0l-2147483645,0l-2147483645,-2147483646l0,-2147483646xe" stroked="f" o:allowincell="f" style="position:absolute;margin-left:291.75pt;margin-top:767.75pt;width:12.95pt;height:18pt;mso-wrap-style:square;v-text-anchor:top;mso-position-horizontal-relative:page;mso-position-vertical-relative:page" wp14:anchorId="54419D56">
              <v:fill o:detectmouseclick="t" on="false"/>
              <v:stroke color="#3465a4" joinstyle="round" endcap="flat"/>
              <v:textbox>
                <w:txbxContent>
                  <w:p>
                    <w:pPr>
                      <w:pStyle w:val="BodyText"/>
                      <w:spacing w:before="49" w:after="0"/>
                      <w:ind w:left="60"/>
                      <w:rPr>
                        <w:color w:val="000000"/>
                      </w:rPr>
                    </w:pPr>
                    <w:r>
                      <w:rPr>
                        <w:color w:val="000000"/>
                        <w:spacing w:val="-10"/>
                      </w:rPr>
                      <w:fldChar w:fldCharType="begin"/>
                    </w:r>
                    <w:r>
                      <w:rPr>
                        <w:spacing w:val="-10"/>
                        <w:color w:val="000000"/>
                      </w:rPr>
                      <w:instrText xml:space="preserve"> PAGE </w:instrText>
                    </w:r>
                    <w:r>
                      <w:rPr>
                        <w:spacing w:val="-10"/>
                        <w:color w:val="000000"/>
                      </w:rPr>
                      <w:fldChar w:fldCharType="separate"/>
                    </w:r>
                    <w:r>
                      <w:rPr>
                        <w:spacing w:val="-10"/>
                        <w:color w:val="000000"/>
                      </w:rPr>
                      <w:t>2</w:t>
                    </w:r>
                    <w:r>
                      <w:rPr>
                        <w:spacing w:val="-10"/>
                        <w:color w:val="000000"/>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ind w:left="0"/>
      <w:rPr>
        <w:sz w:val="20"/>
      </w:rPr>
    </w:pPr>
    <w:r>
      <w:rPr>
        <w:sz w:val="20"/>
      </w:rPr>
      <mc:AlternateContent>
        <mc:Choice Requires="wps">
          <w:drawing>
            <wp:anchor behindDoc="1" distT="0" distB="0" distL="0" distR="0" simplePos="0" locked="0" layoutInCell="0" allowOverlap="1" relativeHeight="8" wp14:anchorId="54419D56">
              <wp:simplePos x="0" y="0"/>
              <wp:positionH relativeFrom="page">
                <wp:posOffset>3705225</wp:posOffset>
              </wp:positionH>
              <wp:positionV relativeFrom="page">
                <wp:posOffset>9750425</wp:posOffset>
              </wp:positionV>
              <wp:extent cx="165100" cy="229235"/>
              <wp:effectExtent l="0" t="0" r="0" b="0"/>
              <wp:wrapNone/>
              <wp:docPr id="4" name="Textbox 2"/>
              <a:graphic xmlns:a="http://schemas.openxmlformats.org/drawingml/2006/main">
                <a:graphicData uri="http://schemas.microsoft.com/office/word/2010/wordprocessingShape">
                  <wps:wsp>
                    <wps:cNvSpPr/>
                    <wps:spPr>
                      <a:xfrm>
                        <a:off x="0" y="0"/>
                        <a:ext cx="165240" cy="229320"/>
                      </a:xfrm>
                      <a:prstGeom prst="rect">
                        <a:avLst/>
                      </a:prstGeom>
                      <a:noFill/>
                      <a:ln w="0">
                        <a:noFill/>
                      </a:ln>
                    </wps:spPr>
                    <wps:style>
                      <a:lnRef idx="0"/>
                      <a:fillRef idx="0"/>
                      <a:effectRef idx="0"/>
                      <a:fontRef idx="minor"/>
                    </wps:style>
                    <wps:txbx>
                      <w:txbxContent>
                        <w:p>
                          <w:pPr>
                            <w:pStyle w:val="BodyText"/>
                            <w:spacing w:before="49" w:after="0"/>
                            <w:ind w:left="60"/>
                            <w:rPr>
                              <w:color w:val="000000"/>
                            </w:rPr>
                          </w:pPr>
                          <w:r>
                            <w:rPr>
                              <w:color w:val="000000"/>
                              <w:spacing w:val="-10"/>
                            </w:rPr>
                            <w:fldChar w:fldCharType="begin"/>
                          </w:r>
                          <w:r>
                            <w:rPr>
                              <w:spacing w:val="-10"/>
                              <w:color w:val="000000"/>
                            </w:rPr>
                            <w:instrText xml:space="preserve"> PAGE </w:instrText>
                          </w:r>
                          <w:r>
                            <w:rPr>
                              <w:spacing w:val="-10"/>
                              <w:color w:val="000000"/>
                            </w:rPr>
                            <w:fldChar w:fldCharType="separate"/>
                          </w:r>
                          <w:r>
                            <w:rPr>
                              <w:spacing w:val="-10"/>
                              <w:color w:val="000000"/>
                            </w:rPr>
                            <w:t>2</w:t>
                          </w:r>
                          <w:r>
                            <w:rPr>
                              <w:spacing w:val="-10"/>
                              <w:color w:val="000000"/>
                            </w:rPr>
                            <w:fldChar w:fldCharType="end"/>
                          </w:r>
                        </w:p>
                      </w:txbxContent>
                    </wps:txbx>
                    <wps:bodyPr lIns="0" rIns="0" tIns="0" bIns="0" anchor="t">
                      <a:noAutofit/>
                    </wps:bodyPr>
                  </wps:wsp>
                </a:graphicData>
              </a:graphic>
            </wp:anchor>
          </w:drawing>
        </mc:Choice>
        <mc:Fallback>
          <w:pict>
            <v:rect id="shape_0" ID="Textbox 2" path="m0,0l-2147483645,0l-2147483645,-2147483646l0,-2147483646xe" stroked="f" o:allowincell="f" style="position:absolute;margin-left:291.75pt;margin-top:767.75pt;width:12.95pt;height:18pt;mso-wrap-style:square;v-text-anchor:top;mso-position-horizontal-relative:page;mso-position-vertical-relative:page" wp14:anchorId="54419D56">
              <v:fill o:detectmouseclick="t" on="false"/>
              <v:stroke color="#3465a4" joinstyle="round" endcap="flat"/>
              <v:textbox>
                <w:txbxContent>
                  <w:p>
                    <w:pPr>
                      <w:pStyle w:val="BodyText"/>
                      <w:spacing w:before="49" w:after="0"/>
                      <w:ind w:left="60"/>
                      <w:rPr>
                        <w:color w:val="000000"/>
                      </w:rPr>
                    </w:pPr>
                    <w:r>
                      <w:rPr>
                        <w:color w:val="000000"/>
                        <w:spacing w:val="-10"/>
                      </w:rPr>
                      <w:fldChar w:fldCharType="begin"/>
                    </w:r>
                    <w:r>
                      <w:rPr>
                        <w:spacing w:val="-10"/>
                        <w:color w:val="000000"/>
                      </w:rPr>
                      <w:instrText xml:space="preserve"> PAGE </w:instrText>
                    </w:r>
                    <w:r>
                      <w:rPr>
                        <w:spacing w:val="-10"/>
                        <w:color w:val="000000"/>
                      </w:rPr>
                      <w:fldChar w:fldCharType="separate"/>
                    </w:r>
                    <w:r>
                      <w:rPr>
                        <w:spacing w:val="-10"/>
                        <w:color w:val="000000"/>
                      </w:rPr>
                      <w:t>2</w:t>
                    </w:r>
                    <w:r>
                      <w:rPr>
                        <w:spacing w:val="-10"/>
                        <w:color w:val="000000"/>
                      </w:rPr>
                      <w:fldChar w:fldCharType="end"/>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ind w:left="0"/>
      <w:rPr>
        <w:sz w:val="20"/>
      </w:rPr>
    </w:pPr>
    <w:r>
      <w:rPr>
        <w:sz w:val="20"/>
      </w:rPr>
      <mc:AlternateContent>
        <mc:Choice Requires="wps">
          <w:drawing>
            <wp:anchor behindDoc="1" distT="0" distB="0" distL="0" distR="0" simplePos="0" locked="0" layoutInCell="0" allowOverlap="1" relativeHeight="5" wp14:anchorId="54419D56">
              <wp:simplePos x="0" y="0"/>
              <wp:positionH relativeFrom="page">
                <wp:posOffset>3705225</wp:posOffset>
              </wp:positionH>
              <wp:positionV relativeFrom="page">
                <wp:posOffset>9750425</wp:posOffset>
              </wp:positionV>
              <wp:extent cx="165100" cy="229235"/>
              <wp:effectExtent l="0" t="0" r="0" b="0"/>
              <wp:wrapNone/>
              <wp:docPr id="6" name="Textbox 4"/>
              <a:graphic xmlns:a="http://schemas.openxmlformats.org/drawingml/2006/main">
                <a:graphicData uri="http://schemas.microsoft.com/office/word/2010/wordprocessingShape">
                  <wps:wsp>
                    <wps:cNvSpPr/>
                    <wps:spPr>
                      <a:xfrm>
                        <a:off x="0" y="0"/>
                        <a:ext cx="165240" cy="229320"/>
                      </a:xfrm>
                      <a:prstGeom prst="rect">
                        <a:avLst/>
                      </a:prstGeom>
                      <a:noFill/>
                      <a:ln w="0">
                        <a:noFill/>
                      </a:ln>
                    </wps:spPr>
                    <wps:style>
                      <a:lnRef idx="0"/>
                      <a:fillRef idx="0"/>
                      <a:effectRef idx="0"/>
                      <a:fontRef idx="minor"/>
                    </wps:style>
                    <wps:txbx>
                      <w:txbxContent>
                        <w:p>
                          <w:pPr>
                            <w:pStyle w:val="BodyText"/>
                            <w:spacing w:before="49" w:after="0"/>
                            <w:ind w:left="60"/>
                            <w:rPr>
                              <w:color w:val="000000"/>
                            </w:rPr>
                          </w:pPr>
                          <w:r>
                            <w:rPr>
                              <w:color w:val="000000"/>
                              <w:spacing w:val="-10"/>
                            </w:rPr>
                            <w:fldChar w:fldCharType="begin"/>
                          </w:r>
                          <w:r>
                            <w:rPr>
                              <w:spacing w:val="-10"/>
                              <w:color w:val="000000"/>
                            </w:rPr>
                            <w:instrText xml:space="preserve"> PAGE </w:instrText>
                          </w:r>
                          <w:r>
                            <w:rPr>
                              <w:spacing w:val="-10"/>
                              <w:color w:val="000000"/>
                            </w:rPr>
                            <w:fldChar w:fldCharType="separate"/>
                          </w:r>
                          <w:r>
                            <w:rPr>
                              <w:spacing w:val="-10"/>
                              <w:color w:val="000000"/>
                            </w:rPr>
                            <w:t>3</w:t>
                          </w:r>
                          <w:r>
                            <w:rPr>
                              <w:spacing w:val="-10"/>
                              <w:color w:val="000000"/>
                            </w:rPr>
                            <w:fldChar w:fldCharType="end"/>
                          </w:r>
                        </w:p>
                      </w:txbxContent>
                    </wps:txbx>
                    <wps:bodyPr lIns="0" rIns="0" tIns="0" bIns="0" anchor="t">
                      <a:noAutofit/>
                    </wps:bodyPr>
                  </wps:wsp>
                </a:graphicData>
              </a:graphic>
            </wp:anchor>
          </w:drawing>
        </mc:Choice>
        <mc:Fallback>
          <w:pict>
            <v:rect id="shape_0" ID="Textbox 4" path="m0,0l-2147483645,0l-2147483645,-2147483646l0,-2147483646xe" stroked="f" o:allowincell="f" style="position:absolute;margin-left:291.75pt;margin-top:767.75pt;width:12.95pt;height:18pt;mso-wrap-style:square;v-text-anchor:top;mso-position-horizontal-relative:page;mso-position-vertical-relative:page" wp14:anchorId="54419D56">
              <v:fill o:detectmouseclick="t" on="false"/>
              <v:stroke color="#3465a4" joinstyle="round" endcap="flat"/>
              <v:textbox>
                <w:txbxContent>
                  <w:p>
                    <w:pPr>
                      <w:pStyle w:val="BodyText"/>
                      <w:spacing w:before="49" w:after="0"/>
                      <w:ind w:left="60"/>
                      <w:rPr>
                        <w:color w:val="000000"/>
                      </w:rPr>
                    </w:pPr>
                    <w:r>
                      <w:rPr>
                        <w:color w:val="000000"/>
                        <w:spacing w:val="-10"/>
                      </w:rPr>
                      <w:fldChar w:fldCharType="begin"/>
                    </w:r>
                    <w:r>
                      <w:rPr>
                        <w:spacing w:val="-10"/>
                        <w:color w:val="000000"/>
                      </w:rPr>
                      <w:instrText xml:space="preserve"> PAGE </w:instrText>
                    </w:r>
                    <w:r>
                      <w:rPr>
                        <w:spacing w:val="-10"/>
                        <w:color w:val="000000"/>
                      </w:rPr>
                      <w:fldChar w:fldCharType="separate"/>
                    </w:r>
                    <w:r>
                      <w:rPr>
                        <w:spacing w:val="-10"/>
                        <w:color w:val="000000"/>
                      </w:rPr>
                      <w:t>3</w:t>
                    </w:r>
                    <w:r>
                      <w:rPr>
                        <w:spacing w:val="-10"/>
                        <w:color w:val="000000"/>
                      </w:rPr>
                      <w:fldChar w:fldCharType="end"/>
                    </w:r>
                  </w:p>
                </w:txbxContent>
              </v:textbox>
              <w10:wrap type="non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ind w:left="0"/>
      <w:rPr>
        <w:sz w:val="20"/>
      </w:rPr>
    </w:pPr>
    <w:r>
      <w:rPr>
        <w:sz w:val="20"/>
      </w:rPr>
      <mc:AlternateContent>
        <mc:Choice Requires="wps">
          <w:drawing>
            <wp:anchor behindDoc="1" distT="0" distB="0" distL="0" distR="0" simplePos="0" locked="0" layoutInCell="0" allowOverlap="1" relativeHeight="12" wp14:anchorId="54419D54">
              <wp:simplePos x="0" y="0"/>
              <wp:positionH relativeFrom="page">
                <wp:posOffset>5666740</wp:posOffset>
              </wp:positionH>
              <wp:positionV relativeFrom="page">
                <wp:posOffset>681355</wp:posOffset>
              </wp:positionV>
              <wp:extent cx="1187450" cy="229235"/>
              <wp:effectExtent l="0" t="0" r="0" b="0"/>
              <wp:wrapNone/>
              <wp:docPr id="1" name="Textbox 1"/>
              <a:graphic xmlns:a="http://schemas.openxmlformats.org/drawingml/2006/main">
                <a:graphicData uri="http://schemas.microsoft.com/office/word/2010/wordprocessingShape">
                  <wps:wsp>
                    <wps:cNvSpPr/>
                    <wps:spPr>
                      <a:xfrm>
                        <a:off x="0" y="0"/>
                        <a:ext cx="1187280" cy="229320"/>
                      </a:xfrm>
                      <a:prstGeom prst="rect">
                        <a:avLst/>
                      </a:prstGeom>
                      <a:noFill/>
                      <a:ln w="0">
                        <a:noFill/>
                      </a:ln>
                    </wps:spPr>
                    <wps:style>
                      <a:lnRef idx="0"/>
                      <a:fillRef idx="0"/>
                      <a:effectRef idx="0"/>
                      <a:fontRef idx="minor"/>
                    </wps:style>
                    <wps:txbx>
                      <w:txbxContent>
                        <w:p>
                          <w:pPr>
                            <w:pStyle w:val="BodyText"/>
                            <w:spacing w:before="49" w:after="0"/>
                            <w:ind w:left="20"/>
                            <w:rPr/>
                          </w:pPr>
                          <w:r>
                            <w:rPr>
                              <w:color w:val="000000"/>
                            </w:rPr>
                            <w:t>30</w:t>
                          </w:r>
                          <w:r>
                            <w:rPr>
                              <w:color w:val="000000"/>
                              <w:spacing w:val="-14"/>
                            </w:rPr>
                            <w:t xml:space="preserve"> </w:t>
                          </w:r>
                          <w:r>
                            <w:rPr>
                              <w:color w:val="000000"/>
                            </w:rPr>
                            <w:t>November</w:t>
                          </w:r>
                          <w:r>
                            <w:rPr>
                              <w:color w:val="000000"/>
                              <w:spacing w:val="-13"/>
                            </w:rPr>
                            <w:t xml:space="preserve"> </w:t>
                          </w:r>
                          <w:r>
                            <w:rPr>
                              <w:color w:val="000000"/>
                              <w:spacing w:val="-4"/>
                            </w:rPr>
                            <w:t>2024</w:t>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446.2pt;margin-top:53.65pt;width:93.45pt;height:18pt;mso-wrap-style:square;v-text-anchor:top;mso-position-horizontal-relative:page;mso-position-vertical-relative:page" wp14:anchorId="54419D54">
              <v:fill o:detectmouseclick="t" on="false"/>
              <v:stroke color="#3465a4" joinstyle="round" endcap="flat"/>
              <v:textbox>
                <w:txbxContent>
                  <w:p>
                    <w:pPr>
                      <w:pStyle w:val="BodyText"/>
                      <w:spacing w:before="49" w:after="0"/>
                      <w:ind w:left="20"/>
                      <w:rPr/>
                    </w:pPr>
                    <w:r>
                      <w:rPr>
                        <w:color w:val="000000"/>
                      </w:rPr>
                      <w:t>30</w:t>
                    </w:r>
                    <w:r>
                      <w:rPr>
                        <w:color w:val="000000"/>
                        <w:spacing w:val="-14"/>
                      </w:rPr>
                      <w:t xml:space="preserve"> </w:t>
                    </w:r>
                    <w:r>
                      <w:rPr>
                        <w:color w:val="000000"/>
                      </w:rPr>
                      <w:t>November</w:t>
                    </w:r>
                    <w:r>
                      <w:rPr>
                        <w:color w:val="000000"/>
                        <w:spacing w:val="-13"/>
                      </w:rPr>
                      <w:t xml:space="preserve"> </w:t>
                    </w:r>
                    <w:r>
                      <w:rPr>
                        <w:color w:val="000000"/>
                        <w:spacing w:val="-4"/>
                      </w:rPr>
                      <w:t>2024</w:t>
                    </w:r>
                  </w:p>
                </w:txbxContent>
              </v:textbox>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ind w:left="0"/>
      <w:rPr>
        <w:sz w:val="20"/>
      </w:rPr>
    </w:pPr>
    <w:r>
      <w:rPr>
        <w:sz w:val="20"/>
      </w:rPr>
      <mc:AlternateContent>
        <mc:Choice Requires="wps">
          <w:drawing>
            <wp:anchor behindDoc="1" distT="0" distB="0" distL="0" distR="0" simplePos="0" locked="0" layoutInCell="0" allowOverlap="1" relativeHeight="12" wp14:anchorId="54419D54">
              <wp:simplePos x="0" y="0"/>
              <wp:positionH relativeFrom="page">
                <wp:posOffset>5666740</wp:posOffset>
              </wp:positionH>
              <wp:positionV relativeFrom="page">
                <wp:posOffset>681355</wp:posOffset>
              </wp:positionV>
              <wp:extent cx="1187450" cy="229235"/>
              <wp:effectExtent l="0" t="0" r="0" b="0"/>
              <wp:wrapNone/>
              <wp:docPr id="2" name="Textbox 1"/>
              <a:graphic xmlns:a="http://schemas.openxmlformats.org/drawingml/2006/main">
                <a:graphicData uri="http://schemas.microsoft.com/office/word/2010/wordprocessingShape">
                  <wps:wsp>
                    <wps:cNvSpPr/>
                    <wps:spPr>
                      <a:xfrm>
                        <a:off x="0" y="0"/>
                        <a:ext cx="1187280" cy="229320"/>
                      </a:xfrm>
                      <a:prstGeom prst="rect">
                        <a:avLst/>
                      </a:prstGeom>
                      <a:noFill/>
                      <a:ln w="0">
                        <a:noFill/>
                      </a:ln>
                    </wps:spPr>
                    <wps:style>
                      <a:lnRef idx="0"/>
                      <a:fillRef idx="0"/>
                      <a:effectRef idx="0"/>
                      <a:fontRef idx="minor"/>
                    </wps:style>
                    <wps:txbx>
                      <w:txbxContent>
                        <w:p>
                          <w:pPr>
                            <w:pStyle w:val="BodyText"/>
                            <w:spacing w:before="49" w:after="0"/>
                            <w:ind w:left="20"/>
                            <w:rPr/>
                          </w:pPr>
                          <w:r>
                            <w:rPr>
                              <w:color w:val="000000"/>
                            </w:rPr>
                            <w:t>30</w:t>
                          </w:r>
                          <w:r>
                            <w:rPr>
                              <w:color w:val="000000"/>
                              <w:spacing w:val="-14"/>
                            </w:rPr>
                            <w:t xml:space="preserve"> </w:t>
                          </w:r>
                          <w:r>
                            <w:rPr>
                              <w:color w:val="000000"/>
                            </w:rPr>
                            <w:t>November</w:t>
                          </w:r>
                          <w:r>
                            <w:rPr>
                              <w:color w:val="000000"/>
                              <w:spacing w:val="-13"/>
                            </w:rPr>
                            <w:t xml:space="preserve"> </w:t>
                          </w:r>
                          <w:r>
                            <w:rPr>
                              <w:color w:val="000000"/>
                              <w:spacing w:val="-4"/>
                            </w:rPr>
                            <w:t>2024</w:t>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446.2pt;margin-top:53.65pt;width:93.45pt;height:18pt;mso-wrap-style:square;v-text-anchor:top;mso-position-horizontal-relative:page;mso-position-vertical-relative:page" wp14:anchorId="54419D54">
              <v:fill o:detectmouseclick="t" on="false"/>
              <v:stroke color="#3465a4" joinstyle="round" endcap="flat"/>
              <v:textbox>
                <w:txbxContent>
                  <w:p>
                    <w:pPr>
                      <w:pStyle w:val="BodyText"/>
                      <w:spacing w:before="49" w:after="0"/>
                      <w:ind w:left="20"/>
                      <w:rPr/>
                    </w:pPr>
                    <w:r>
                      <w:rPr>
                        <w:color w:val="000000"/>
                      </w:rPr>
                      <w:t>30</w:t>
                    </w:r>
                    <w:r>
                      <w:rPr>
                        <w:color w:val="000000"/>
                        <w:spacing w:val="-14"/>
                      </w:rPr>
                      <w:t xml:space="preserve"> </w:t>
                    </w:r>
                    <w:r>
                      <w:rPr>
                        <w:color w:val="000000"/>
                      </w:rPr>
                      <w:t>November</w:t>
                    </w:r>
                    <w:r>
                      <w:rPr>
                        <w:color w:val="000000"/>
                        <w:spacing w:val="-13"/>
                      </w:rPr>
                      <w:t xml:space="preserve"> </w:t>
                    </w:r>
                    <w:r>
                      <w:rPr>
                        <w:color w:val="000000"/>
                        <w:spacing w:val="-4"/>
                      </w:rPr>
                      <w:t>2024</w:t>
                    </w:r>
                  </w:p>
                </w:txbxContent>
              </v:textbox>
              <w10:wrap type="none"/>
            </v:rect>
          </w:pict>
        </mc:Fallback>
      </mc:AlternateConten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ind w:left="0"/>
      <w:rPr>
        <w:sz w:val="20"/>
      </w:rPr>
    </w:pPr>
    <w:r>
      <w:rPr>
        <w:sz w:val="20"/>
      </w:rPr>
      <mc:AlternateContent>
        <mc:Choice Requires="wps">
          <w:drawing>
            <wp:anchor behindDoc="1" distT="0" distB="0" distL="0" distR="0" simplePos="0" locked="0" layoutInCell="0" allowOverlap="1" relativeHeight="4" wp14:anchorId="54419D54">
              <wp:simplePos x="0" y="0"/>
              <wp:positionH relativeFrom="page">
                <wp:posOffset>5666740</wp:posOffset>
              </wp:positionH>
              <wp:positionV relativeFrom="page">
                <wp:posOffset>681355</wp:posOffset>
              </wp:positionV>
              <wp:extent cx="1187450" cy="229235"/>
              <wp:effectExtent l="0" t="0" r="0" b="0"/>
              <wp:wrapNone/>
              <wp:docPr id="5" name="Textbox 3"/>
              <a:graphic xmlns:a="http://schemas.openxmlformats.org/drawingml/2006/main">
                <a:graphicData uri="http://schemas.microsoft.com/office/word/2010/wordprocessingShape">
                  <wps:wsp>
                    <wps:cNvSpPr/>
                    <wps:spPr>
                      <a:xfrm>
                        <a:off x="0" y="0"/>
                        <a:ext cx="1187280" cy="229320"/>
                      </a:xfrm>
                      <a:prstGeom prst="rect">
                        <a:avLst/>
                      </a:prstGeom>
                      <a:noFill/>
                      <a:ln w="0">
                        <a:noFill/>
                      </a:ln>
                    </wps:spPr>
                    <wps:style>
                      <a:lnRef idx="0"/>
                      <a:fillRef idx="0"/>
                      <a:effectRef idx="0"/>
                      <a:fontRef idx="minor"/>
                    </wps:style>
                    <wps:txbx>
                      <w:txbxContent>
                        <w:p>
                          <w:pPr>
                            <w:pStyle w:val="BodyText"/>
                            <w:spacing w:before="49" w:after="0"/>
                            <w:ind w:left="20"/>
                            <w:rPr/>
                          </w:pPr>
                          <w:r>
                            <w:rPr>
                              <w:color w:val="000000"/>
                            </w:rPr>
                            <w:t>30</w:t>
                          </w:r>
                          <w:r>
                            <w:rPr>
                              <w:color w:val="000000"/>
                              <w:spacing w:val="-14"/>
                            </w:rPr>
                            <w:t xml:space="preserve"> </w:t>
                          </w:r>
                          <w:r>
                            <w:rPr>
                              <w:color w:val="000000"/>
                            </w:rPr>
                            <w:t>November</w:t>
                          </w:r>
                          <w:r>
                            <w:rPr>
                              <w:color w:val="000000"/>
                              <w:spacing w:val="-13"/>
                            </w:rPr>
                            <w:t xml:space="preserve"> </w:t>
                          </w:r>
                          <w:r>
                            <w:rPr>
                              <w:color w:val="000000"/>
                              <w:spacing w:val="-4"/>
                            </w:rPr>
                            <w:t>2024</w:t>
                          </w:r>
                        </w:p>
                      </w:txbxContent>
                    </wps:txbx>
                    <wps:bodyPr lIns="0" rIns="0" tIns="0" bIns="0" anchor="t">
                      <a:noAutofit/>
                    </wps:bodyPr>
                  </wps:wsp>
                </a:graphicData>
              </a:graphic>
            </wp:anchor>
          </w:drawing>
        </mc:Choice>
        <mc:Fallback>
          <w:pict>
            <v:rect id="shape_0" ID="Textbox 3" path="m0,0l-2147483645,0l-2147483645,-2147483646l0,-2147483646xe" stroked="f" o:allowincell="f" style="position:absolute;margin-left:446.2pt;margin-top:53.65pt;width:93.45pt;height:18pt;mso-wrap-style:square;v-text-anchor:top;mso-position-horizontal-relative:page;mso-position-vertical-relative:page" wp14:anchorId="54419D54">
              <v:fill o:detectmouseclick="t" on="false"/>
              <v:stroke color="#3465a4" joinstyle="round" endcap="flat"/>
              <v:textbox>
                <w:txbxContent>
                  <w:p>
                    <w:pPr>
                      <w:pStyle w:val="BodyText"/>
                      <w:spacing w:before="49" w:after="0"/>
                      <w:ind w:left="20"/>
                      <w:rPr/>
                    </w:pPr>
                    <w:r>
                      <w:rPr>
                        <w:color w:val="000000"/>
                      </w:rPr>
                      <w:t>30</w:t>
                    </w:r>
                    <w:r>
                      <w:rPr>
                        <w:color w:val="000000"/>
                        <w:spacing w:val="-14"/>
                      </w:rPr>
                      <w:t xml:space="preserve"> </w:t>
                    </w:r>
                    <w:r>
                      <w:rPr>
                        <w:color w:val="000000"/>
                      </w:rPr>
                      <w:t>November</w:t>
                    </w:r>
                    <w:r>
                      <w:rPr>
                        <w:color w:val="000000"/>
                        <w:spacing w:val="-13"/>
                      </w:rPr>
                      <w:t xml:space="preserve"> </w:t>
                    </w:r>
                    <w:r>
                      <w:rPr>
                        <w:color w:val="000000"/>
                        <w:spacing w:val="-4"/>
                      </w:rPr>
                      <w:t>2024</w:t>
                    </w:r>
                  </w:p>
                </w:txbxContent>
              </v:textbox>
              <w10:wrap type="none"/>
            </v:rect>
          </w:pict>
        </mc:Fallback>
      </mc:AlternateConten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settings.xml><?xml version="1.0" encoding="utf-8"?>
<w:settings xmlns:w="http://schemas.openxmlformats.org/wordprocessingml/2006/main">
  <w:zoom w:percent="100"/>
  <w:revisionView w:insDel="0" w:formatting="0"/>
  <w:trackRevisions/>
  <w:defaultTabStop w:val="720"/>
  <w:autoHyphenation w:val="true"/>
  <w:compat>
    <w:compatSetting w:name="compatibilityMode" w:uri="http://schemas.microsoft.com/office/word" w:val="12"/>
    <w:compatSetting w:name="useWord2013TrackBottomHyphenation" w:uri="http://schemas.microsoft.com/office/word" w:val="1"/>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before="0" w:after="0"/>
      <w:jc w:val="left"/>
    </w:pPr>
    <w:rPr>
      <w:rFonts w:ascii="Times New Roman" w:hAnsi="Times New Roman" w:eastAsia="Times New Roman" w:cs="Times New Roman"/>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annotationreference">
    <w:name w:val="annotation reference"/>
    <w:basedOn w:val="DefaultParagraphFont"/>
    <w:uiPriority w:val="99"/>
    <w:semiHidden/>
    <w:unhideWhenUsed/>
    <w:qFormat/>
    <w:rsid w:val="004507be"/>
    <w:rPr>
      <w:sz w:val="16"/>
      <w:szCs w:val="16"/>
    </w:rPr>
  </w:style>
  <w:style w:type="character" w:styleId="CommentTextChar" w:customStyle="1">
    <w:name w:val="Comment Text Char"/>
    <w:basedOn w:val="DefaultParagraphFont"/>
    <w:link w:val="AnnotationText"/>
    <w:uiPriority w:val="99"/>
    <w:qFormat/>
    <w:rsid w:val="004507be"/>
    <w:rPr>
      <w:rFonts w:ascii="Times New Roman" w:hAnsi="Times New Roman" w:eastAsia="Times New Roman" w:cs="Times New Roman"/>
      <w:sz w:val="20"/>
      <w:szCs w:val="20"/>
    </w:rPr>
  </w:style>
  <w:style w:type="character" w:styleId="CommentSubjectChar" w:customStyle="1">
    <w:name w:val="Comment Subject Char"/>
    <w:basedOn w:val="CommentTextChar"/>
    <w:link w:val="annotationsubject"/>
    <w:uiPriority w:val="99"/>
    <w:semiHidden/>
    <w:qFormat/>
    <w:rsid w:val="004507be"/>
    <w:rPr>
      <w:rFonts w:ascii="Times New Roman" w:hAnsi="Times New Roman" w:eastAsia="Times New Roman" w:cs="Times New Roman"/>
      <w:b/>
      <w:bCs/>
      <w:sz w:val="20"/>
      <w:szCs w:val="20"/>
    </w:rPr>
  </w:style>
  <w:style w:type="character" w:styleId="Hyperlink">
    <w:name w:val="Hyperlink"/>
    <w:rPr>
      <w:color w:val="000080"/>
      <w:u w:val="single"/>
    </w:rPr>
  </w:style>
  <w:style w:type="character" w:styleId="LineNumber">
    <w:name w:val="Line Number"/>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Nimbus Sans" w:hAnsi="Nimbus Sans" w:eastAsia="Noto Sans CJK SC" w:cs="FreeSans"/>
      <w:sz w:val="28"/>
      <w:szCs w:val="28"/>
    </w:rPr>
  </w:style>
  <w:style w:type="paragraph" w:styleId="BodyText">
    <w:name w:val="Body Text"/>
    <w:basedOn w:val="Normal"/>
    <w:uiPriority w:val="1"/>
    <w:qFormat/>
    <w:pPr>
      <w:ind w:left="115"/>
    </w:pPr>
    <w:rPr>
      <w:sz w:val="24"/>
      <w:szCs w:val="24"/>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ListParagraph">
    <w:name w:val="List Paragraph"/>
    <w:basedOn w:val="Normal"/>
    <w:uiPriority w:val="1"/>
    <w:qFormat/>
    <w:pPr/>
    <w:rPr/>
  </w:style>
  <w:style w:type="paragraph" w:styleId="TableParagraph" w:customStyle="1">
    <w:name w:val="Table Paragraph"/>
    <w:basedOn w:val="Normal"/>
    <w:uiPriority w:val="1"/>
    <w:qFormat/>
    <w:pPr/>
    <w:rPr/>
  </w:style>
  <w:style w:type="paragraph" w:styleId="Revision">
    <w:name w:val="Revision"/>
    <w:uiPriority w:val="99"/>
    <w:semiHidden/>
    <w:qFormat/>
    <w:rsid w:val="001c0236"/>
    <w:pPr>
      <w:widowControl/>
      <w:suppressAutoHyphens w:val="true"/>
      <w:bidi w:val="0"/>
      <w:spacing w:before="0" w:after="0"/>
      <w:jc w:val="left"/>
    </w:pPr>
    <w:rPr>
      <w:rFonts w:ascii="Times New Roman" w:hAnsi="Times New Roman" w:eastAsia="Times New Roman" w:cs="Times New Roman"/>
      <w:color w:val="auto"/>
      <w:kern w:val="0"/>
      <w:sz w:val="22"/>
      <w:szCs w:val="22"/>
      <w:lang w:val="en-US" w:eastAsia="en-US" w:bidi="ar-SA"/>
    </w:rPr>
  </w:style>
  <w:style w:type="paragraph" w:styleId="AnnotationText">
    <w:name w:val="Annotation Text"/>
    <w:basedOn w:val="Normal"/>
    <w:link w:val="CommentTextChar"/>
    <w:uiPriority w:val="99"/>
    <w:unhideWhenUsed/>
    <w:rsid w:val="004507be"/>
    <w:pPr/>
    <w:rPr>
      <w:sz w:val="20"/>
      <w:szCs w:val="20"/>
    </w:rPr>
  </w:style>
  <w:style w:type="paragraph" w:styleId="annotationsubject">
    <w:name w:val="annotation subject"/>
    <w:basedOn w:val="AnnotationText"/>
    <w:next w:val="AnnotationText"/>
    <w:link w:val="CommentSubjectChar"/>
    <w:uiPriority w:val="99"/>
    <w:semiHidden/>
    <w:unhideWhenUsed/>
    <w:qFormat/>
    <w:rsid w:val="004507be"/>
    <w:pPr/>
    <w:rPr>
      <w:b/>
      <w:bCs/>
    </w:rPr>
  </w:style>
  <w:style w:type="paragraph" w:styleId="HeaderandFooter">
    <w:name w:val="Header and Footer"/>
    <w:basedOn w:val="Normal"/>
    <w:qFormat/>
    <w:pPr/>
    <w:rPr/>
  </w:style>
  <w:style w:type="paragraph" w:styleId="Header">
    <w:name w:val="Header"/>
    <w:basedOn w:val="HeaderandFooter"/>
    <w:pPr/>
    <w:rPr/>
  </w:style>
  <w:style w:type="paragraph" w:styleId="FrameContents">
    <w:name w:val="Frame Contents"/>
    <w:basedOn w:val="Normal"/>
    <w:qFormat/>
    <w:pPr/>
    <w:rPr/>
  </w:style>
  <w:style w:type="paragraph" w:styleId="Footer">
    <w:name w:val="Footer"/>
    <w:basedOn w:val="HeaderandFooter"/>
    <w:pPr/>
    <w:rPr/>
  </w:style>
  <w:style w:type="paragraph" w:styleId="HeaderLeft">
    <w:name w:val="Header Left"/>
    <w:basedOn w:val="Header"/>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g.burt1@lancaster.ac.uk" TargetMode="External"/><Relationship Id="rId3" Type="http://schemas.openxmlformats.org/officeDocument/2006/relationships/hyperlink" Target="mailto:r.deglinnocenti@qmul.ac.uk" TargetMode="External"/><Relationship Id="rId4" Type="http://schemas.openxmlformats.org/officeDocument/2006/relationships/hyperlink" Target="mailto:jayakrishnan.chandrappan@csa.catapult.org.uk" TargetMode="Externa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hyperlink" Target="mailto:g.burt1@lancaster.ac.uk" TargetMode="External"/><Relationship Id="rId12" Type="http://schemas.openxmlformats.org/officeDocument/2006/relationships/hyperlink" Target="mailto:r.deglinnocenti@qmul.ac.uk" TargetMode="External"/><Relationship Id="rId13" Type="http://schemas.openxmlformats.org/officeDocument/2006/relationships/hyperlink" Target="mailto:jayakrishnan.chandrappan@csa.catapult.org.uk" TargetMode="External"/><Relationship Id="rId14" Type="http://schemas.openxmlformats.org/officeDocument/2006/relationships/header" Target="header4.xml"/><Relationship Id="rId15" Type="http://schemas.openxmlformats.org/officeDocument/2006/relationships/header" Target="header5.xml"/><Relationship Id="rId16" Type="http://schemas.openxmlformats.org/officeDocument/2006/relationships/footer" Target="footer4.xml"/><Relationship Id="rId17" Type="http://schemas.openxmlformats.org/officeDocument/2006/relationships/footer" Target="footer5.xml"/><Relationship Id="rId18" Type="http://schemas.openxmlformats.org/officeDocument/2006/relationships/comments" Target="comments.xml"/><Relationship Id="rId19" Type="http://schemas.microsoft.com/office/2011/relationships/commentsExtended" Target="commentsExtended.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424</TotalTime>
  <Application>LibreOffice/24.2.7.2$Linux_X86_64 LibreOffice_project/420$Build-2</Application>
  <AppVersion>15.0000</AppVersion>
  <Pages>2</Pages>
  <Words>770</Words>
  <Characters>4154</Characters>
  <CharactersWithSpaces>4907</CharactersWithSpaces>
  <Paragraphs>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2024-11-30T20:06:00Z</dcterms:created>
  <dc:creator/>
  <dc:description/>
  <dc:language>en-GB</dc:language>
  <cp:lastModifiedBy/>
  <cp:lastPrinted>2024-11-30T23:36:27Z</cp:lastPrinted>
  <dcterms:modified xsi:type="dcterms:W3CDTF">2024-12-01T19:20:03Z</dcterms:modified>
  <cp:revision>89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2024-11-30T00:00:00Z</vt:filetime>
  </property>
  <property fmtid="{D5CDD505-2E9C-101B-9397-08002B2CF9AE}" pid="3" name="Creator">
    <vt:lpwstr>Writer</vt:lpwstr>
  </property>
  <property fmtid="{D5CDD505-2E9C-101B-9397-08002B2CF9AE}" pid="4" name="LastSaved">
    <vt:filetime>2024-11-30T00:00:00Z</vt:filetime>
  </property>
  <property fmtid="{D5CDD505-2E9C-101B-9397-08002B2CF9AE}" pid="5" name="Producer">
    <vt:lpwstr>LibreOffice 24.2</vt:lpwstr>
  </property>
</Properties>
</file>